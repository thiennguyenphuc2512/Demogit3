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F4A" w:rsidRPr="005F3A4C" w:rsidRDefault="00532E6D" w:rsidP="005F3A4C">
      <w:pPr>
        <w:spacing w:line="360" w:lineRule="auto"/>
        <w:rPr>
          <w:rFonts w:ascii="Tahoma" w:hAnsi="Tahoma" w:cs="Tahoma"/>
          <w:color w:val="333333"/>
        </w:rPr>
      </w:pPr>
      <w:r w:rsidRPr="00D75C77">
        <w:rPr>
          <w:noProof/>
        </w:rPr>
        <mc:AlternateContent>
          <mc:Choice Requires="wps">
            <w:drawing>
              <wp:anchor distT="0" distB="0" distL="114300" distR="114300" simplePos="0" relativeHeight="251592704" behindDoc="0" locked="0" layoutInCell="1" allowOverlap="1" wp14:anchorId="1DF9A7A9" wp14:editId="0DA1C7E7">
                <wp:simplePos x="0" y="0"/>
                <wp:positionH relativeFrom="column">
                  <wp:posOffset>-180975</wp:posOffset>
                </wp:positionH>
                <wp:positionV relativeFrom="paragraph">
                  <wp:posOffset>0</wp:posOffset>
                </wp:positionV>
                <wp:extent cx="6791325" cy="1190625"/>
                <wp:effectExtent l="0" t="0" r="0" b="9525"/>
                <wp:wrapTopAndBottom/>
                <wp:docPr id="1" name="Text Box 1"/>
                <wp:cNvGraphicFramePr/>
                <a:graphic xmlns:a="http://schemas.openxmlformats.org/drawingml/2006/main">
                  <a:graphicData uri="http://schemas.microsoft.com/office/word/2010/wordprocessingShape">
                    <wps:wsp>
                      <wps:cNvSpPr txBox="1"/>
                      <wps:spPr>
                        <a:xfrm>
                          <a:off x="0" y="0"/>
                          <a:ext cx="6791325" cy="1190625"/>
                        </a:xfrm>
                        <a:prstGeom prst="rect">
                          <a:avLst/>
                        </a:prstGeom>
                        <a:noFill/>
                        <a:ln>
                          <a:noFill/>
                        </a:ln>
                        <a:effectLst/>
                      </wps:spPr>
                      <wps:txbx>
                        <w:txbxContent>
                          <w:p w:rsidR="001120DE" w:rsidRPr="00532E6D" w:rsidRDefault="001120DE" w:rsidP="00D75C77">
                            <w:pPr>
                              <w:spacing w:line="360" w:lineRule="auto"/>
                              <w:jc w:val="center"/>
                              <w:rPr>
                                <w:rFonts w:ascii="Tahoma" w:hAnsi="Tahoma" w:cs="Tahoma"/>
                                <w:color w:val="95B3D7" w:themeColor="accent1" w:themeTint="99"/>
                                <w:sz w:val="66"/>
                                <w:szCs w:val="66"/>
                                <w14:shadow w14:blurRad="38100" w14:dist="25400" w14:dir="5400000" w14:sx="100000" w14:sy="100000" w14:kx="0" w14:ky="0" w14:algn="ctr">
                                  <w14:srgbClr w14:val="6E747A">
                                    <w14:alpha w14:val="57000"/>
                                  </w14:srgbClr>
                                </w14:shadow>
                                <w14:reflection w14:blurRad="6350" w14:stA="50000" w14:stPos="0" w14:endA="300" w14:endPos="50000" w14:dist="60007" w14:dir="5400000" w14:fadeDir="5400000" w14:sx="100000" w14:sy="-100000" w14:kx="0" w14:ky="0" w14:algn="bl"/>
                                <w14:textOutline w14:w="9525" w14:cap="flat" w14:cmpd="sng" w14:algn="ctr">
                                  <w14:solidFill>
                                    <w14:schemeClr w14:val="tx2">
                                      <w14:lumMod w14:val="60000"/>
                                      <w14:lumOff w14:val="40000"/>
                                    </w14:schemeClr>
                                  </w14:solidFill>
                                  <w14:prstDash w14:val="solid"/>
                                  <w14:round/>
                                </w14:textOutline>
                                <w14:props3d w14:extrusionH="57150" w14:contourW="0" w14:prstMaterial="warmMatte">
                                  <w14:bevelT w14:w="38100" w14:h="38100" w14:prst="convex"/>
                                </w14:props3d>
                              </w:rPr>
                            </w:pPr>
                            <w:r w:rsidRPr="00532E6D">
                              <w:rPr>
                                <w:rFonts w:ascii="Tahoma" w:hAnsi="Tahoma" w:cs="Tahoma"/>
                                <w:color w:val="95B3D7" w:themeColor="accent1" w:themeTint="99"/>
                                <w:sz w:val="66"/>
                                <w:szCs w:val="66"/>
                                <w14:shadow w14:blurRad="38100" w14:dist="25400" w14:dir="5400000" w14:sx="100000" w14:sy="100000" w14:kx="0" w14:ky="0" w14:algn="ctr">
                                  <w14:srgbClr w14:val="6E747A">
                                    <w14:alpha w14:val="57000"/>
                                  </w14:srgbClr>
                                </w14:shadow>
                                <w14:reflection w14:blurRad="6350" w14:stA="50000" w14:stPos="0" w14:endA="300" w14:endPos="50000" w14:dist="60007" w14:dir="5400000" w14:fadeDir="5400000" w14:sx="100000" w14:sy="-100000" w14:kx="0" w14:ky="0" w14:algn="bl"/>
                                <w14:textOutline w14:w="9525" w14:cap="flat" w14:cmpd="sng" w14:algn="ctr">
                                  <w14:solidFill>
                                    <w14:schemeClr w14:val="tx2">
                                      <w14:lumMod w14:val="60000"/>
                                      <w14:lumOff w14:val="40000"/>
                                    </w14:schemeClr>
                                  </w14:solidFill>
                                  <w14:prstDash w14:val="solid"/>
                                  <w14:round/>
                                </w14:textOutline>
                                <w14:props3d w14:extrusionH="57150" w14:contourW="0" w14:prstMaterial="warmMatte">
                                  <w14:bevelT w14:w="38100" w14:h="38100" w14:prst="convex"/>
                                </w14:props3d>
                              </w:rPr>
                              <w:t>CÁC LOẠI HOA ĐẸP Ở ĐÀ LẠT</w:t>
                            </w:r>
                          </w:p>
                        </w:txbxContent>
                      </wps:txbx>
                      <wps:bodyPr rot="0" spcFirstLastPara="0" vertOverflow="overflow" horzOverflow="overflow" vert="horz" wrap="square" lIns="91440" tIns="45720" rIns="91440" bIns="45720" numCol="1" spcCol="0" rtlCol="0" fromWordArt="0" anchor="t" anchorCtr="0" forceAA="0" compatLnSpc="1">
                        <a:prstTxWarp prst="textChevronInverted">
                          <a:avLst/>
                        </a:prstTxWarp>
                        <a:noAutofit/>
                        <a:scene3d>
                          <a:camera prst="obliqueTopRight"/>
                          <a:lightRig rig="threePt" dir="t"/>
                        </a:scene3d>
                        <a:sp3d extrusionH="57150">
                          <a:bevelT w="38100" h="38100" prst="convex"/>
                        </a:sp3d>
                      </wps:bodyPr>
                    </wps:wsp>
                  </a:graphicData>
                </a:graphic>
                <wp14:sizeRelH relativeFrom="margin">
                  <wp14:pctWidth>0</wp14:pctWidth>
                </wp14:sizeRelH>
                <wp14:sizeRelV relativeFrom="margin">
                  <wp14:pctHeight>0</wp14:pctHeight>
                </wp14:sizeRelV>
              </wp:anchor>
            </w:drawing>
          </mc:Choice>
          <mc:Fallback>
            <w:pict>
              <v:shapetype w14:anchorId="1DF9A7A9" id="_x0000_t202" coordsize="21600,21600" o:spt="202" path="m,l,21600r21600,l21600,xe">
                <v:stroke joinstyle="miter"/>
                <v:path gradientshapeok="t" o:connecttype="rect"/>
              </v:shapetype>
              <v:shape id="Text Box 1" o:spid="_x0000_s1026" type="#_x0000_t202" style="position:absolute;margin-left:-14.25pt;margin-top:0;width:534.75pt;height:93.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" filled="f" stroked="f">
                <v:textbox>
                  <w:txbxContent>
                    <w:p w:rsidR="001120DE" w:rsidRPr="00532E6D" w:rsidRDefault="001120DE" w:rsidP="00D75C77">
                      <w:pPr>
                        <w:spacing w:line="360" w:lineRule="auto"/>
                        <w:jc w:val="center"/>
                        <w:rPr>
                          <w:rFonts w:ascii="Tahoma" w:hAnsi="Tahoma" w:cs="Tahoma"/>
                          <w:color w:val="95B3D7" w:themeColor="accent1" w:themeTint="99"/>
                          <w:sz w:val="66"/>
                          <w:szCs w:val="66"/>
                          <w14:shadow w14:blurRad="38100" w14:dist="25400" w14:dir="5400000" w14:sx="100000" w14:sy="100000" w14:kx="0" w14:ky="0" w14:algn="ctr">
                            <w14:srgbClr w14:val="6E747A">
                              <w14:alpha w14:val="57000"/>
                            </w14:srgbClr>
                          </w14:shadow>
                          <w14:reflection w14:blurRad="6350" w14:stA="50000" w14:stPos="0" w14:endA="300" w14:endPos="50000" w14:dist="60007" w14:dir="5400000" w14:fadeDir="5400000" w14:sx="100000" w14:sy="-100000" w14:kx="0" w14:ky="0" w14:algn="bl"/>
                          <w14:textOutline w14:w="9525" w14:cap="flat" w14:cmpd="sng" w14:algn="ctr">
                            <w14:solidFill>
                              <w14:schemeClr w14:val="tx2">
                                <w14:lumMod w14:val="60000"/>
                                <w14:lumOff w14:val="40000"/>
                              </w14:schemeClr>
                            </w14:solidFill>
                            <w14:prstDash w14:val="solid"/>
                            <w14:round/>
                          </w14:textOutline>
                          <w14:props3d w14:extrusionH="57150" w14:contourW="0" w14:prstMaterial="warmMatte">
                            <w14:bevelT w14:w="38100" w14:h="38100" w14:prst="convex"/>
                          </w14:props3d>
                        </w:rPr>
                      </w:pPr>
                      <w:r w:rsidRPr="00532E6D">
                        <w:rPr>
                          <w:rFonts w:ascii="Tahoma" w:hAnsi="Tahoma" w:cs="Tahoma"/>
                          <w:color w:val="95B3D7" w:themeColor="accent1" w:themeTint="99"/>
                          <w:sz w:val="66"/>
                          <w:szCs w:val="66"/>
                          <w14:shadow w14:blurRad="38100" w14:dist="25400" w14:dir="5400000" w14:sx="100000" w14:sy="100000" w14:kx="0" w14:ky="0" w14:algn="ctr">
                            <w14:srgbClr w14:val="6E747A">
                              <w14:alpha w14:val="57000"/>
                            </w14:srgbClr>
                          </w14:shadow>
                          <w14:reflection w14:blurRad="6350" w14:stA="50000" w14:stPos="0" w14:endA="300" w14:endPos="50000" w14:dist="60007" w14:dir="5400000" w14:fadeDir="5400000" w14:sx="100000" w14:sy="-100000" w14:kx="0" w14:ky="0" w14:algn="bl"/>
                          <w14:textOutline w14:w="9525" w14:cap="flat" w14:cmpd="sng" w14:algn="ctr">
                            <w14:solidFill>
                              <w14:schemeClr w14:val="tx2">
                                <w14:lumMod w14:val="60000"/>
                                <w14:lumOff w14:val="40000"/>
                              </w14:schemeClr>
                            </w14:solidFill>
                            <w14:prstDash w14:val="solid"/>
                            <w14:round/>
                          </w14:textOutline>
                          <w14:props3d w14:extrusionH="57150" w14:contourW="0" w14:prstMaterial="warmMatte">
                            <w14:bevelT w14:w="38100" w14:h="38100" w14:prst="convex"/>
                          </w14:props3d>
                        </w:rPr>
                        <w:t>CÁC LOẠI HOA ĐẸP Ở ĐÀ LẠT</w:t>
                      </w:r>
                    </w:p>
                  </w:txbxContent>
                </v:textbox>
                <w10:wrap type="topAndBottom"/>
              </v:shape>
            </w:pict>
          </mc:Fallback>
        </mc:AlternateContent>
      </w:r>
      <w:r w:rsidR="00D75C77">
        <w:rPr>
          <w:noProof/>
        </w:rPr>
        <mc:AlternateContent>
          <mc:Choice Requires="wps">
            <w:drawing>
              <wp:anchor distT="0" distB="0" distL="114300" distR="114300" simplePos="0" relativeHeight="251593728" behindDoc="0" locked="0" layoutInCell="1" allowOverlap="1" wp14:anchorId="21B18BFF" wp14:editId="335471E1">
                <wp:simplePos x="0" y="0"/>
                <wp:positionH relativeFrom="column">
                  <wp:posOffset>-133350</wp:posOffset>
                </wp:positionH>
                <wp:positionV relativeFrom="paragraph">
                  <wp:posOffset>1609090</wp:posOffset>
                </wp:positionV>
                <wp:extent cx="5991225" cy="1353185"/>
                <wp:effectExtent l="0" t="0" r="0" b="0"/>
                <wp:wrapTopAndBottom/>
                <wp:docPr id="2" name="Rectangle 2"/>
                <wp:cNvGraphicFramePr/>
                <a:graphic xmlns:a="http://schemas.openxmlformats.org/drawingml/2006/main">
                  <a:graphicData uri="http://schemas.microsoft.com/office/word/2010/wordprocessingShape">
                    <wps:wsp>
                      <wps:cNvSpPr/>
                      <wps:spPr>
                        <a:xfrm>
                          <a:off x="0" y="0"/>
                          <a:ext cx="5991225" cy="13531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20DE" w:rsidRPr="00D75C77" w:rsidRDefault="001120DE" w:rsidP="00FE74DD">
                            <w:pPr>
                              <w:pBdr>
                                <w:top w:val="thinThickSmallGap" w:sz="24" w:space="1" w:color="auto"/>
                                <w:bottom w:val="triple" w:sz="12" w:space="1" w:color="00B050"/>
                              </w:pBdr>
                              <w:shd w:val="clear" w:color="auto" w:fill="E36C0A" w:themeFill="accent6" w:themeFillShade="BF"/>
                              <w:rPr>
                                <w:color w:val="000000" w:themeColor="text1"/>
                              </w:rPr>
                            </w:pPr>
                            <w:r w:rsidRPr="00D75C77">
                              <w:rPr>
                                <w:rFonts w:ascii="Tahoma" w:hAnsi="Tahoma" w:cs="Tahoma"/>
                                <w:color w:val="000000" w:themeColor="text1"/>
                              </w:rPr>
                              <w:t>Đà Lạt không chỉ nổi tiếng với những cảnh đẹp thiên nhiên hay những khu du lịch nghỉ dưỡng mà còn được mệnh danh là thành phố Hoa, nơi mà những sắc màu rực rỡ được lên ngôi. Các loài hoa ở Đà Lạt mang trong mình một nét duyên riêng biệt không pha lẫn với bất kỳ nơi nào.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18BFF" id="Rectangle 2" o:spid="_x0000_s1027" style="position:absolute;margin-left:-10.5pt;margin-top:126.7pt;width:471.75pt;height:106.55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" filled="f" stroked="f" strokeweight="2pt">
                <v:textbox>
                  <w:txbxContent>
                    <w:p w:rsidR="001120DE" w:rsidRPr="00D75C77" w:rsidRDefault="001120DE" w:rsidP="00FE74DD">
                      <w:pPr>
                        <w:pBdr>
                          <w:top w:val="thinThickSmallGap" w:sz="24" w:space="1" w:color="auto"/>
                          <w:bottom w:val="triple" w:sz="12" w:space="1" w:color="00B050"/>
                        </w:pBdr>
                        <w:shd w:val="clear" w:color="auto" w:fill="E36C0A" w:themeFill="accent6" w:themeFillShade="BF"/>
                        <w:rPr>
                          <w:color w:val="000000" w:themeColor="text1"/>
                        </w:rPr>
                      </w:pPr>
                      <w:r w:rsidRPr="00D75C77">
                        <w:rPr>
                          <w:rFonts w:ascii="Tahoma" w:hAnsi="Tahoma" w:cs="Tahoma"/>
                          <w:color w:val="000000" w:themeColor="text1"/>
                        </w:rPr>
                        <w:t>Đà Lạt không chỉ nổi tiếng với những cảnh đẹp thiên nhiên hay những khu du lịch nghỉ dưỡng mà còn được mệnh danh là thành phố Hoa, nơi mà những sắc màu rực rỡ được lên ngôi. Các loài hoa ở Đà Lạt mang trong mình một nét duyên riêng biệt không pha lẫn với bất kỳ nơi nào.</w:t>
                      </w:r>
                    </w:p>
                  </w:txbxContent>
                </v:textbox>
                <w10:wrap type="topAndBottom"/>
              </v:rect>
            </w:pict>
          </mc:Fallback>
        </mc:AlternateContent>
      </w:r>
      <w:r w:rsidR="00BC6F4A" w:rsidRPr="005F3A4C">
        <w:rPr>
          <w:rFonts w:ascii="Tahoma" w:hAnsi="Tahoma" w:cs="Tahoma"/>
        </w:rPr>
        <w:t xml:space="preserve"> </w:t>
      </w:r>
    </w:p>
    <w:p w:rsidR="00FE74DD" w:rsidRDefault="00FE74DD" w:rsidP="00BC6F4A">
      <w:pPr>
        <w:shd w:val="clear" w:color="auto" w:fill="FFFFFF"/>
        <w:spacing w:after="270" w:line="360" w:lineRule="auto"/>
        <w:jc w:val="both"/>
        <w:rPr>
          <w:rFonts w:ascii="Tahoma" w:eastAsia="Times New Roman" w:hAnsi="Tahoma" w:cs="Tahoma"/>
          <w:bCs/>
          <w:szCs w:val="26"/>
        </w:rPr>
        <w:sectPr w:rsidR="00FE74D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rsidR="00BC6F4A" w:rsidRPr="00E12DF1" w:rsidRDefault="00BC6F4A" w:rsidP="00E12DF1">
      <w:pPr>
        <w:pStyle w:val="a1"/>
      </w:pPr>
      <w:bookmarkStart w:id="0" w:name="_Toc155257937"/>
      <w:r w:rsidRPr="00E12DF1">
        <w:t>Păng xê hoa cánh bướm</w:t>
      </w:r>
      <w:bookmarkEnd w:id="0"/>
    </w:p>
    <w:p w:rsidR="00BC6F4A" w:rsidRPr="00BC6F4A" w:rsidRDefault="0068576B" w:rsidP="00532E6D">
      <w:pPr>
        <w:shd w:val="clear" w:color="auto" w:fill="FFFFFF"/>
        <w:spacing w:after="270"/>
        <w:jc w:val="both"/>
        <w:rPr>
          <w:rFonts w:ascii="Tahoma" w:eastAsia="Times New Roman" w:hAnsi="Tahoma" w:cs="Tahoma"/>
          <w:color w:val="333333"/>
          <w:szCs w:val="26"/>
        </w:rPr>
      </w:pPr>
      <w:ins w:id="1" w:author="SV" w:date="2024-01-04T10:27:00Z">
        <w:r>
          <w:rPr>
            <w:noProof/>
          </w:rPr>
          <mc:AlternateContent>
            <mc:Choice Requires="wps">
              <w:drawing>
                <wp:anchor distT="0" distB="0" distL="114300" distR="114300" simplePos="0" relativeHeight="251621376" behindDoc="1" locked="0" layoutInCell="1" allowOverlap="1" wp14:anchorId="1A556E80" wp14:editId="5A7CF01A">
                  <wp:simplePos x="0" y="0"/>
                  <wp:positionH relativeFrom="column">
                    <wp:posOffset>923925</wp:posOffset>
                  </wp:positionH>
                  <wp:positionV relativeFrom="paragraph">
                    <wp:posOffset>2059305</wp:posOffset>
                  </wp:positionV>
                  <wp:extent cx="176212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rsidR="001120DE" w:rsidRPr="000909D7" w:rsidRDefault="001120DE" w:rsidP="000909D7">
                              <w:pPr>
                                <w:rPr>
                                  <w:rFonts w:ascii="Tahoma" w:eastAsia="Times New Roman" w:hAnsi="Tahoma" w:cs="Tahoma"/>
                                  <w:b/>
                                  <w:noProof/>
                                  <w:color w:val="0070C0"/>
                                </w:rPr>
                              </w:pPr>
                              <w:bookmarkStart w:id="2" w:name="_Toc155257557"/>
                              <w:ins w:id="3" w:author="SV" w:date="2024-01-04T10:27:00Z">
                                <w:r w:rsidRPr="000909D7">
                                  <w:rPr>
                                    <w:b/>
                                    <w:color w:val="0070C0"/>
                                  </w:rPr>
                                  <w:t xml:space="preserve">Hình </w:t>
                                </w:r>
                                <w:r w:rsidRPr="000909D7">
                                  <w:rPr>
                                    <w:b/>
                                    <w:color w:val="0070C0"/>
                                  </w:rPr>
                                  <w:fldChar w:fldCharType="begin"/>
                                </w:r>
                                <w:r w:rsidRPr="000909D7">
                                  <w:rPr>
                                    <w:b/>
                                    <w:color w:val="0070C0"/>
                                  </w:rPr>
                                  <w:instrText xml:space="preserve"> SEQ Hình \* ARABIC </w:instrText>
                                </w:r>
                              </w:ins>
                              <w:r w:rsidRPr="000909D7">
                                <w:rPr>
                                  <w:b/>
                                  <w:color w:val="0070C0"/>
                                </w:rPr>
                                <w:fldChar w:fldCharType="separate"/>
                              </w:r>
                              <w:r w:rsidR="000909D7">
                                <w:rPr>
                                  <w:b/>
                                  <w:noProof/>
                                  <w:color w:val="0070C0"/>
                                </w:rPr>
                                <w:t>1</w:t>
                              </w:r>
                              <w:ins w:id="4" w:author="SV" w:date="2024-01-04T10:27:00Z">
                                <w:r w:rsidRPr="000909D7">
                                  <w:rPr>
                                    <w:b/>
                                    <w:color w:val="0070C0"/>
                                  </w:rPr>
                                  <w:fldChar w:fldCharType="end"/>
                                </w:r>
                                <w:r w:rsidRPr="000909D7">
                                  <w:rPr>
                                    <w:b/>
                                    <w:color w:val="0070C0"/>
                                  </w:rPr>
                                  <w:t>-Hoa Păng xê</w:t>
                                </w:r>
                              </w:ins>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56E80" id="Text Box 4" o:spid="_x0000_s1028" type="#_x0000_t202" style="position:absolute;left:0;text-align:left;margin-left:72.75pt;margin-top:162.15pt;width:138.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rCLgIAAGQ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" stroked="f">
                  <v:textbox style="mso-fit-shape-to-text:t" inset="0,0,0,0">
                    <w:txbxContent>
                      <w:p w:rsidR="001120DE" w:rsidRPr="000909D7" w:rsidRDefault="001120DE" w:rsidP="000909D7">
                        <w:pPr>
                          <w:rPr>
                            <w:rFonts w:ascii="Tahoma" w:eastAsia="Times New Roman" w:hAnsi="Tahoma" w:cs="Tahoma"/>
                            <w:b/>
                            <w:noProof/>
                            <w:color w:val="0070C0"/>
                          </w:rPr>
                        </w:pPr>
                        <w:bookmarkStart w:id="5" w:name="_Toc155257557"/>
                        <w:ins w:id="6" w:author="SV" w:date="2024-01-04T10:27:00Z">
                          <w:r w:rsidRPr="000909D7">
                            <w:rPr>
                              <w:b/>
                              <w:color w:val="0070C0"/>
                            </w:rPr>
                            <w:t xml:space="preserve">Hình </w:t>
                          </w:r>
                          <w:r w:rsidRPr="000909D7">
                            <w:rPr>
                              <w:b/>
                              <w:color w:val="0070C0"/>
                            </w:rPr>
                            <w:fldChar w:fldCharType="begin"/>
                          </w:r>
                          <w:r w:rsidRPr="000909D7">
                            <w:rPr>
                              <w:b/>
                              <w:color w:val="0070C0"/>
                            </w:rPr>
                            <w:instrText xml:space="preserve"> SEQ Hình \* ARABIC </w:instrText>
                          </w:r>
                        </w:ins>
                        <w:r w:rsidRPr="000909D7">
                          <w:rPr>
                            <w:b/>
                            <w:color w:val="0070C0"/>
                          </w:rPr>
                          <w:fldChar w:fldCharType="separate"/>
                        </w:r>
                        <w:r w:rsidR="000909D7">
                          <w:rPr>
                            <w:b/>
                            <w:noProof/>
                            <w:color w:val="0070C0"/>
                          </w:rPr>
                          <w:t>1</w:t>
                        </w:r>
                        <w:ins w:id="7" w:author="SV" w:date="2024-01-04T10:27:00Z">
                          <w:r w:rsidRPr="000909D7">
                            <w:rPr>
                              <w:b/>
                              <w:color w:val="0070C0"/>
                            </w:rPr>
                            <w:fldChar w:fldCharType="end"/>
                          </w:r>
                          <w:r w:rsidRPr="000909D7">
                            <w:rPr>
                              <w:b/>
                              <w:color w:val="0070C0"/>
                            </w:rPr>
                            <w:t>-Hoa Păng xê</w:t>
                          </w:r>
                        </w:ins>
                        <w:bookmarkEnd w:id="5"/>
                      </w:p>
                    </w:txbxContent>
                  </v:textbox>
                  <w10:wrap type="tight"/>
                </v:shape>
              </w:pict>
            </mc:Fallback>
          </mc:AlternateContent>
        </w:r>
      </w:ins>
      <w:r w:rsidRPr="00532E6D">
        <w:rPr>
          <w:rFonts w:ascii="Tahoma" w:eastAsia="Times New Roman" w:hAnsi="Tahoma" w:cs="Tahoma"/>
          <w:noProof/>
          <w:color w:val="000000"/>
          <w:szCs w:val="26"/>
        </w:rPr>
        <w:drawing>
          <wp:anchor distT="0" distB="0" distL="114300" distR="114300" simplePos="0" relativeHeight="251612160" behindDoc="1" locked="0" layoutInCell="1" allowOverlap="1" wp14:anchorId="0613F9DA" wp14:editId="4764E2F5">
            <wp:simplePos x="0" y="0"/>
            <wp:positionH relativeFrom="column">
              <wp:posOffset>962025</wp:posOffset>
            </wp:positionH>
            <wp:positionV relativeFrom="paragraph">
              <wp:posOffset>849630</wp:posOffset>
            </wp:positionV>
            <wp:extent cx="1581150" cy="1076325"/>
            <wp:effectExtent l="133350" t="76200" r="76200" b="142875"/>
            <wp:wrapTight wrapText="bothSides">
              <wp:wrapPolygon edited="0">
                <wp:start x="781" y="-1529"/>
                <wp:lineTo x="-1822" y="-765"/>
                <wp:lineTo x="-1822" y="21027"/>
                <wp:lineTo x="781" y="24085"/>
                <wp:lineTo x="19778" y="24085"/>
                <wp:lineTo x="20039" y="23320"/>
                <wp:lineTo x="22381" y="17968"/>
                <wp:lineTo x="22381" y="5352"/>
                <wp:lineTo x="20039" y="-382"/>
                <wp:lineTo x="19778" y="-1529"/>
                <wp:lineTo x="781" y="-1529"/>
              </wp:wrapPolygon>
            </wp:wrapTight>
            <wp:docPr id="3" name="Picture 3" descr="C:\Users\SV\AppData\Local\Temp\Rar$DIa12968.23916\HoaPang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AppData\Local\Temp\Rar$DIa12968.23916\HoaPangX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1150" cy="10763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C6F4A" w:rsidRPr="00BC6F4A">
        <w:rPr>
          <w:rFonts w:ascii="Tahoma" w:eastAsia="Times New Roman" w:hAnsi="Tahoma" w:cs="Tahoma"/>
          <w:color w:val="000000"/>
          <w:szCs w:val="26"/>
        </w:rPr>
        <w:t>Păng xê là loài hoa có màu sắc rất đa dạng và tương phản nhau rất dễ thương với những cánh óng ánh nhung óng mượt .”Những cánh hoa păng-xê đó chính là sự</w:t>
      </w:r>
      <w:r w:rsidR="00532E6D" w:rsidRPr="00532E6D">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C6F4A" w:rsidRPr="00BC6F4A">
        <w:rPr>
          <w:rFonts w:ascii="Tahoma" w:eastAsia="Times New Roman" w:hAnsi="Tahoma" w:cs="Tahoma"/>
          <w:color w:val="000000"/>
          <w:szCs w:val="26"/>
        </w:rPr>
        <w:t xml:space="preserve"> hoài niệm” , William Shakespeare đã viết và mô tả hoa Păng – xê như thế với màu trắng sữa nguyên thủy cho đến khi nó bị trúng mũi tên của thần Cupid nhắm bắn vào Diana , cho nên giờ đây nó còn là “màu tím của vết thương tình yêu”.</w:t>
      </w:r>
    </w:p>
    <w:p w:rsidR="00BC6F4A" w:rsidRPr="00E12DF1" w:rsidRDefault="00FE74DD" w:rsidP="00E12DF1">
      <w:pPr>
        <w:pStyle w:val="a1"/>
      </w:pPr>
      <w:r w:rsidRPr="00E12DF1">
        <w:br w:type="column"/>
      </w:r>
      <w:bookmarkStart w:id="8" w:name="_Toc155257938"/>
      <w:r w:rsidR="00BC6F4A" w:rsidRPr="00E12DF1">
        <w:t>Hoa Dã Quỳ rực rỡ</w:t>
      </w:r>
      <w:bookmarkEnd w:id="8"/>
    </w:p>
    <w:p w:rsidR="00DE6FCB" w:rsidRDefault="0068576B" w:rsidP="00532E6D">
      <w:pPr>
        <w:shd w:val="clear" w:color="auto" w:fill="FFFFFF"/>
        <w:spacing w:after="270"/>
        <w:jc w:val="both"/>
        <w:rPr>
          <w:rFonts w:ascii="Tahoma" w:eastAsia="Times New Roman" w:hAnsi="Tahoma" w:cs="Tahoma"/>
          <w:color w:val="000000"/>
          <w:szCs w:val="26"/>
        </w:rPr>
        <w:sectPr w:rsidR="00DE6FCB" w:rsidSect="00FE74DD">
          <w:type w:val="continuous"/>
          <w:pgSz w:w="12240" w:h="15840"/>
          <w:pgMar w:top="1440" w:right="1440" w:bottom="1440" w:left="1440" w:header="720" w:footer="720" w:gutter="0"/>
          <w:cols w:num="2" w:sep="1" w:space="720"/>
          <w:docGrid w:linePitch="360"/>
        </w:sectPr>
      </w:pPr>
      <w:ins w:id="9" w:author="SV" w:date="2024-01-04T10:30:00Z">
        <w:r>
          <w:rPr>
            <w:noProof/>
          </w:rPr>
          <mc:AlternateContent>
            <mc:Choice Requires="wps">
              <w:drawing>
                <wp:anchor distT="0" distB="0" distL="114300" distR="114300" simplePos="0" relativeHeight="251636736" behindDoc="0" locked="0" layoutInCell="1" allowOverlap="1" wp14:anchorId="0463A4C7" wp14:editId="7DB51C9D">
                  <wp:simplePos x="0" y="0"/>
                  <wp:positionH relativeFrom="column">
                    <wp:posOffset>952500</wp:posOffset>
                  </wp:positionH>
                  <wp:positionV relativeFrom="paragraph">
                    <wp:posOffset>2106295</wp:posOffset>
                  </wp:positionV>
                  <wp:extent cx="170497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rsidR="001120DE" w:rsidRPr="00E12DF1" w:rsidRDefault="001120DE" w:rsidP="00E12DF1">
                              <w:pPr>
                                <w:shd w:val="clear" w:color="auto" w:fill="FFFFFF"/>
                                <w:spacing w:after="270"/>
                                <w:jc w:val="both"/>
                                <w:rPr>
                                  <w:rFonts w:ascii="Tahoma" w:eastAsia="Times New Roman" w:hAnsi="Tahoma" w:cs="Tahoma"/>
                                  <w:b/>
                                  <w:noProof/>
                                  <w:color w:val="0070C0"/>
                                  <w:sz w:val="22"/>
                                </w:rPr>
                              </w:pPr>
                              <w:bookmarkStart w:id="10" w:name="_Toc155257558"/>
                              <w:ins w:id="11" w:author="SV" w:date="2024-01-04T10:30:00Z">
                                <w:r w:rsidRPr="00E12DF1">
                                  <w:rPr>
                                    <w:b/>
                                    <w:color w:val="0070C0"/>
                                    <w:sz w:val="22"/>
                                  </w:rPr>
                                  <w:t xml:space="preserve">Hình </w:t>
                                </w:r>
                                <w:r w:rsidRPr="00E12DF1">
                                  <w:rPr>
                                    <w:b/>
                                    <w:color w:val="0070C0"/>
                                    <w:sz w:val="22"/>
                                  </w:rPr>
                                  <w:fldChar w:fldCharType="begin"/>
                                </w:r>
                                <w:r w:rsidRPr="00E12DF1">
                                  <w:rPr>
                                    <w:b/>
                                    <w:color w:val="0070C0"/>
                                    <w:sz w:val="22"/>
                                  </w:rPr>
                                  <w:instrText xml:space="preserve"> SEQ Hình \* ARABIC </w:instrText>
                                </w:r>
                              </w:ins>
                              <w:r w:rsidRPr="00E12DF1">
                                <w:rPr>
                                  <w:b/>
                                  <w:color w:val="0070C0"/>
                                  <w:sz w:val="22"/>
                                </w:rPr>
                                <w:fldChar w:fldCharType="separate"/>
                              </w:r>
                              <w:r w:rsidR="000909D7">
                                <w:rPr>
                                  <w:b/>
                                  <w:noProof/>
                                  <w:color w:val="0070C0"/>
                                  <w:sz w:val="22"/>
                                </w:rPr>
                                <w:t>2</w:t>
                              </w:r>
                              <w:ins w:id="12" w:author="SV" w:date="2024-01-04T10:30:00Z">
                                <w:r w:rsidRPr="00E12DF1">
                                  <w:rPr>
                                    <w:b/>
                                    <w:color w:val="0070C0"/>
                                    <w:sz w:val="22"/>
                                  </w:rPr>
                                  <w:fldChar w:fldCharType="end"/>
                                </w:r>
                                <w:r w:rsidRPr="00E12DF1">
                                  <w:rPr>
                                    <w:b/>
                                    <w:color w:val="0070C0"/>
                                    <w:sz w:val="22"/>
                                  </w:rPr>
                                  <w:t>-Hoa Dã quỳ</w:t>
                                </w:r>
                              </w:ins>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3A4C7" id="Text Box 6" o:spid="_x0000_s1029" type="#_x0000_t202" style="position:absolute;left:0;text-align:left;margin-left:75pt;margin-top:165.85pt;width:134.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9WLgIAAGQ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" stroked="f">
                  <v:textbox style="mso-fit-shape-to-text:t" inset="0,0,0,0">
                    <w:txbxContent>
                      <w:p w:rsidR="001120DE" w:rsidRPr="00E12DF1" w:rsidRDefault="001120DE" w:rsidP="00E12DF1">
                        <w:pPr>
                          <w:shd w:val="clear" w:color="auto" w:fill="FFFFFF"/>
                          <w:spacing w:after="270"/>
                          <w:jc w:val="both"/>
                          <w:rPr>
                            <w:rFonts w:ascii="Tahoma" w:eastAsia="Times New Roman" w:hAnsi="Tahoma" w:cs="Tahoma"/>
                            <w:b/>
                            <w:noProof/>
                            <w:color w:val="0070C0"/>
                            <w:sz w:val="22"/>
                          </w:rPr>
                        </w:pPr>
                        <w:bookmarkStart w:id="13" w:name="_Toc155257558"/>
                        <w:ins w:id="14" w:author="SV" w:date="2024-01-04T10:30:00Z">
                          <w:r w:rsidRPr="00E12DF1">
                            <w:rPr>
                              <w:b/>
                              <w:color w:val="0070C0"/>
                              <w:sz w:val="22"/>
                            </w:rPr>
                            <w:t xml:space="preserve">Hình </w:t>
                          </w:r>
                          <w:r w:rsidRPr="00E12DF1">
                            <w:rPr>
                              <w:b/>
                              <w:color w:val="0070C0"/>
                              <w:sz w:val="22"/>
                            </w:rPr>
                            <w:fldChar w:fldCharType="begin"/>
                          </w:r>
                          <w:r w:rsidRPr="00E12DF1">
                            <w:rPr>
                              <w:b/>
                              <w:color w:val="0070C0"/>
                              <w:sz w:val="22"/>
                            </w:rPr>
                            <w:instrText xml:space="preserve"> SEQ Hình \* ARABIC </w:instrText>
                          </w:r>
                        </w:ins>
                        <w:r w:rsidRPr="00E12DF1">
                          <w:rPr>
                            <w:b/>
                            <w:color w:val="0070C0"/>
                            <w:sz w:val="22"/>
                          </w:rPr>
                          <w:fldChar w:fldCharType="separate"/>
                        </w:r>
                        <w:r w:rsidR="000909D7">
                          <w:rPr>
                            <w:b/>
                            <w:noProof/>
                            <w:color w:val="0070C0"/>
                            <w:sz w:val="22"/>
                          </w:rPr>
                          <w:t>2</w:t>
                        </w:r>
                        <w:ins w:id="15" w:author="SV" w:date="2024-01-04T10:30:00Z">
                          <w:r w:rsidRPr="00E12DF1">
                            <w:rPr>
                              <w:b/>
                              <w:color w:val="0070C0"/>
                              <w:sz w:val="22"/>
                            </w:rPr>
                            <w:fldChar w:fldCharType="end"/>
                          </w:r>
                          <w:r w:rsidRPr="00E12DF1">
                            <w:rPr>
                              <w:b/>
                              <w:color w:val="0070C0"/>
                              <w:sz w:val="22"/>
                            </w:rPr>
                            <w:t>-Hoa Dã quỳ</w:t>
                          </w:r>
                        </w:ins>
                        <w:bookmarkEnd w:id="13"/>
                      </w:p>
                    </w:txbxContent>
                  </v:textbox>
                  <w10:wrap type="through"/>
                </v:shape>
              </w:pict>
            </mc:Fallback>
          </mc:AlternateContent>
        </w:r>
      </w:ins>
      <w:ins w:id="16" w:author="SV" w:date="2024-01-04T10:29:00Z">
        <w:r w:rsidRPr="0068576B">
          <w:rPr>
            <w:rFonts w:ascii="Tahoma" w:eastAsia="Times New Roman" w:hAnsi="Tahoma" w:cs="Tahoma"/>
            <w:noProof/>
            <w:color w:val="000000"/>
            <w:szCs w:val="26"/>
          </w:rPr>
          <w:drawing>
            <wp:anchor distT="0" distB="0" distL="114300" distR="114300" simplePos="0" relativeHeight="251629568" behindDoc="0" locked="0" layoutInCell="1" allowOverlap="1" wp14:anchorId="2817A753" wp14:editId="2E7AF165">
              <wp:simplePos x="0" y="0"/>
              <wp:positionH relativeFrom="column">
                <wp:posOffset>952500</wp:posOffset>
              </wp:positionH>
              <wp:positionV relativeFrom="paragraph">
                <wp:posOffset>916305</wp:posOffset>
              </wp:positionV>
              <wp:extent cx="1704975" cy="1132840"/>
              <wp:effectExtent l="133350" t="76200" r="85725" b="124460"/>
              <wp:wrapThrough wrapText="bothSides">
                <wp:wrapPolygon edited="0">
                  <wp:start x="965" y="-1453"/>
                  <wp:lineTo x="-1689" y="-726"/>
                  <wp:lineTo x="-1689" y="20704"/>
                  <wp:lineTo x="0" y="22520"/>
                  <wp:lineTo x="724" y="23610"/>
                  <wp:lineTo x="20031" y="23610"/>
                  <wp:lineTo x="20755" y="22520"/>
                  <wp:lineTo x="22445" y="17072"/>
                  <wp:lineTo x="22445" y="5085"/>
                  <wp:lineTo x="20273" y="-363"/>
                  <wp:lineTo x="20031" y="-1453"/>
                  <wp:lineTo x="965" y="-1453"/>
                </wp:wrapPolygon>
              </wp:wrapThrough>
              <wp:docPr id="5" name="Picture 5" descr="C:\Users\SV\AppData\Local\Temp\Rar$DIa12968.43739\HoaDaQ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AppData\Local\Temp\Rar$DIa12968.43739\HoaDaQu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4975" cy="11328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ins>
      <w:r w:rsidR="00BC6F4A" w:rsidRPr="00BC6F4A">
        <w:rPr>
          <w:rFonts w:ascii="Tahoma" w:eastAsia="Times New Roman" w:hAnsi="Tahoma" w:cs="Tahoma"/>
          <w:color w:val="000000"/>
          <w:szCs w:val="26"/>
        </w:rPr>
        <w:t>Đà Lạt dường như được thiên nhiên ưu ái đến từng vẻ đẹp, khí hậu.  Là một thành phố hoa, liên tiếp trong năm từng loài hoa thi nhau khoe sắc nở theo mùa. Như mọi năm vào thời gian này, tháng 11 lúc mùa đông vừa đến khắp thành phố và các cung đèo dường như chìm trong màu vàng của loài hoa quyến rũ… Màu vàng dã quỳ chốn mù sương … !!!</w:t>
      </w:r>
    </w:p>
    <w:p w:rsidR="00FE74DD" w:rsidRDefault="00FE74DD" w:rsidP="00BC6F4A">
      <w:pPr>
        <w:shd w:val="clear" w:color="auto" w:fill="FFFFFF"/>
        <w:spacing w:after="270" w:line="360" w:lineRule="auto"/>
        <w:jc w:val="both"/>
        <w:rPr>
          <w:rFonts w:ascii="Tahoma" w:eastAsia="Times New Roman" w:hAnsi="Tahoma" w:cs="Tahoma"/>
          <w:color w:val="000000"/>
          <w:szCs w:val="26"/>
        </w:rPr>
        <w:sectPr w:rsidR="00FE74DD">
          <w:headerReference w:type="even" r:id="rId16"/>
          <w:headerReference w:type="default" r:id="rId17"/>
          <w:headerReference w:type="first" r:id="rId18"/>
          <w:pgSz w:w="12240" w:h="15840"/>
          <w:pgMar w:top="1440" w:right="1440" w:bottom="1440" w:left="1440" w:header="720" w:footer="720" w:gutter="0"/>
          <w:cols w:space="720"/>
          <w:docGrid w:linePitch="360"/>
        </w:sectPr>
      </w:pPr>
    </w:p>
    <w:p w:rsidR="00BC6F4A" w:rsidRDefault="00BC6F4A" w:rsidP="00BC6F4A">
      <w:pPr>
        <w:shd w:val="clear" w:color="auto" w:fill="FFFFFF"/>
        <w:spacing w:after="270" w:line="360" w:lineRule="auto"/>
        <w:jc w:val="both"/>
        <w:rPr>
          <w:rFonts w:ascii="Tahoma" w:eastAsia="Times New Roman" w:hAnsi="Tahoma" w:cs="Tahoma"/>
          <w:color w:val="000000"/>
          <w:szCs w:val="26"/>
        </w:rPr>
      </w:pPr>
    </w:p>
    <w:p w:rsidR="00BC6F4A" w:rsidRPr="00E12DF1" w:rsidRDefault="00BC6F4A" w:rsidP="00E12DF1">
      <w:pPr>
        <w:pStyle w:val="a1"/>
      </w:pPr>
      <w:bookmarkStart w:id="17" w:name="_Toc155257939"/>
      <w:r w:rsidRPr="00E12DF1">
        <w:t>Bồ công anh mong manh trong gió</w:t>
      </w:r>
      <w:bookmarkEnd w:id="17"/>
    </w:p>
    <w:p w:rsidR="00BC6F4A" w:rsidRPr="000909D7" w:rsidRDefault="005D4936" w:rsidP="000909D7">
      <w:pPr>
        <w:pStyle w:val="ListParagraph"/>
        <w:numPr>
          <w:ilvl w:val="0"/>
          <w:numId w:val="4"/>
        </w:numPr>
        <w:shd w:val="clear" w:color="auto" w:fill="FFFFFF"/>
        <w:spacing w:after="270" w:line="360" w:lineRule="auto"/>
        <w:jc w:val="both"/>
        <w:rPr>
          <w:i/>
          <w:iCs/>
          <w:color w:val="333333"/>
        </w:rPr>
      </w:pPr>
      <w:ins w:id="18" w:author="SV" w:date="2024-01-04T10:35:00Z">
        <w:r>
          <w:rPr>
            <w:noProof/>
          </w:rPr>
          <mc:AlternateContent>
            <mc:Choice Requires="wps">
              <w:drawing>
                <wp:anchor distT="0" distB="0" distL="114300" distR="114300" simplePos="0" relativeHeight="251661312" behindDoc="0" locked="0" layoutInCell="1" allowOverlap="1" wp14:anchorId="3D8B8C27" wp14:editId="2D8C938E">
                  <wp:simplePos x="0" y="0"/>
                  <wp:positionH relativeFrom="column">
                    <wp:posOffset>2400300</wp:posOffset>
                  </wp:positionH>
                  <wp:positionV relativeFrom="paragraph">
                    <wp:posOffset>2759075</wp:posOffset>
                  </wp:positionV>
                  <wp:extent cx="3514725"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1120DE" w:rsidRPr="000909D7" w:rsidRDefault="001120DE" w:rsidP="000909D7">
                              <w:pPr>
                                <w:spacing w:after="270" w:line="360" w:lineRule="auto"/>
                                <w:ind w:left="360"/>
                                <w:jc w:val="both"/>
                                <w:rPr>
                                  <w:rFonts w:ascii="Tahoma" w:eastAsia="Times New Roman" w:hAnsi="Tahoma" w:cs="Tahoma"/>
                                  <w:b/>
                                  <w:noProof/>
                                  <w:color w:val="0070C0"/>
                                  <w:sz w:val="22"/>
                                </w:rPr>
                              </w:pPr>
                              <w:bookmarkStart w:id="19" w:name="_Toc155257559"/>
                              <w:ins w:id="20" w:author="SV" w:date="2024-01-04T10:35:00Z">
                                <w:r w:rsidRPr="000909D7">
                                  <w:rPr>
                                    <w:b/>
                                    <w:color w:val="0070C0"/>
                                    <w:sz w:val="22"/>
                                  </w:rPr>
                                  <w:t xml:space="preserve">Hình </w:t>
                                </w:r>
                                <w:r w:rsidRPr="000909D7">
                                  <w:rPr>
                                    <w:b/>
                                    <w:color w:val="0070C0"/>
                                    <w:sz w:val="22"/>
                                  </w:rPr>
                                  <w:fldChar w:fldCharType="begin"/>
                                </w:r>
                                <w:r w:rsidRPr="000909D7">
                                  <w:rPr>
                                    <w:b/>
                                    <w:color w:val="0070C0"/>
                                    <w:sz w:val="22"/>
                                  </w:rPr>
                                  <w:instrText xml:space="preserve"> SEQ Hình \* ARABIC </w:instrText>
                                </w:r>
                              </w:ins>
                              <w:r w:rsidRPr="000909D7">
                                <w:rPr>
                                  <w:b/>
                                  <w:color w:val="0070C0"/>
                                  <w:sz w:val="22"/>
                                </w:rPr>
                                <w:fldChar w:fldCharType="separate"/>
                              </w:r>
                              <w:r w:rsidR="000909D7">
                                <w:rPr>
                                  <w:b/>
                                  <w:noProof/>
                                  <w:color w:val="0070C0"/>
                                  <w:sz w:val="22"/>
                                </w:rPr>
                                <w:t>3</w:t>
                              </w:r>
                              <w:ins w:id="21" w:author="SV" w:date="2024-01-04T10:35:00Z">
                                <w:r w:rsidRPr="000909D7">
                                  <w:rPr>
                                    <w:b/>
                                    <w:color w:val="0070C0"/>
                                    <w:sz w:val="22"/>
                                  </w:rPr>
                                  <w:fldChar w:fldCharType="end"/>
                                </w:r>
                                <w:r w:rsidRPr="000909D7">
                                  <w:rPr>
                                    <w:b/>
                                    <w:color w:val="0070C0"/>
                                    <w:sz w:val="22"/>
                                  </w:rPr>
                                  <w:t>-Hoa Bồ công anh</w:t>
                                </w:r>
                              </w:ins>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B8C27" id="Text Box 8" o:spid="_x0000_s1030" type="#_x0000_t202" style="position:absolute;left:0;text-align:left;margin-left:189pt;margin-top:217.25pt;width:27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FNLgIAAGQ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" stroked="f">
                  <v:textbox style="mso-fit-shape-to-text:t" inset="0,0,0,0">
                    <w:txbxContent>
                      <w:p w:rsidR="001120DE" w:rsidRPr="000909D7" w:rsidRDefault="001120DE" w:rsidP="000909D7">
                        <w:pPr>
                          <w:spacing w:after="270" w:line="360" w:lineRule="auto"/>
                          <w:ind w:left="360"/>
                          <w:jc w:val="both"/>
                          <w:rPr>
                            <w:rFonts w:ascii="Tahoma" w:eastAsia="Times New Roman" w:hAnsi="Tahoma" w:cs="Tahoma"/>
                            <w:b/>
                            <w:noProof/>
                            <w:color w:val="0070C0"/>
                            <w:sz w:val="22"/>
                          </w:rPr>
                        </w:pPr>
                        <w:bookmarkStart w:id="22" w:name="_Toc155257559"/>
                        <w:ins w:id="23" w:author="SV" w:date="2024-01-04T10:35:00Z">
                          <w:r w:rsidRPr="000909D7">
                            <w:rPr>
                              <w:b/>
                              <w:color w:val="0070C0"/>
                              <w:sz w:val="22"/>
                            </w:rPr>
                            <w:t xml:space="preserve">Hình </w:t>
                          </w:r>
                          <w:r w:rsidRPr="000909D7">
                            <w:rPr>
                              <w:b/>
                              <w:color w:val="0070C0"/>
                              <w:sz w:val="22"/>
                            </w:rPr>
                            <w:fldChar w:fldCharType="begin"/>
                          </w:r>
                          <w:r w:rsidRPr="000909D7">
                            <w:rPr>
                              <w:b/>
                              <w:color w:val="0070C0"/>
                              <w:sz w:val="22"/>
                            </w:rPr>
                            <w:instrText xml:space="preserve"> SEQ Hình \* ARABIC </w:instrText>
                          </w:r>
                        </w:ins>
                        <w:r w:rsidRPr="000909D7">
                          <w:rPr>
                            <w:b/>
                            <w:color w:val="0070C0"/>
                            <w:sz w:val="22"/>
                          </w:rPr>
                          <w:fldChar w:fldCharType="separate"/>
                        </w:r>
                        <w:r w:rsidR="000909D7">
                          <w:rPr>
                            <w:b/>
                            <w:noProof/>
                            <w:color w:val="0070C0"/>
                            <w:sz w:val="22"/>
                          </w:rPr>
                          <w:t>3</w:t>
                        </w:r>
                        <w:ins w:id="24" w:author="SV" w:date="2024-01-04T10:35:00Z">
                          <w:r w:rsidRPr="000909D7">
                            <w:rPr>
                              <w:b/>
                              <w:color w:val="0070C0"/>
                              <w:sz w:val="22"/>
                            </w:rPr>
                            <w:fldChar w:fldCharType="end"/>
                          </w:r>
                          <w:r w:rsidRPr="000909D7">
                            <w:rPr>
                              <w:b/>
                              <w:color w:val="0070C0"/>
                              <w:sz w:val="22"/>
                            </w:rPr>
                            <w:t>-Hoa Bồ công anh</w:t>
                          </w:r>
                        </w:ins>
                        <w:bookmarkEnd w:id="22"/>
                      </w:p>
                    </w:txbxContent>
                  </v:textbox>
                  <w10:wrap type="through"/>
                </v:shape>
              </w:pict>
            </mc:Fallback>
          </mc:AlternateContent>
        </w:r>
      </w:ins>
      <w:ins w:id="25" w:author="SV" w:date="2024-01-04T10:31:00Z">
        <w:r w:rsidR="0068576B" w:rsidRPr="0068576B">
          <w:rPr>
            <w:rFonts w:ascii="Tahoma" w:eastAsia="Times New Roman" w:hAnsi="Tahoma" w:cs="Tahoma"/>
            <w:noProof/>
            <w:color w:val="000000"/>
            <w:szCs w:val="26"/>
          </w:rPr>
          <w:drawing>
            <wp:anchor distT="0" distB="0" distL="114300" distR="114300" simplePos="0" relativeHeight="251649024" behindDoc="0" locked="0" layoutInCell="1" allowOverlap="1" wp14:anchorId="05056AD5" wp14:editId="3BE0225B">
              <wp:simplePos x="0" y="0"/>
              <wp:positionH relativeFrom="column">
                <wp:posOffset>2343150</wp:posOffset>
              </wp:positionH>
              <wp:positionV relativeFrom="paragraph">
                <wp:posOffset>316230</wp:posOffset>
              </wp:positionV>
              <wp:extent cx="3514725" cy="2251075"/>
              <wp:effectExtent l="247650" t="0" r="466725" b="53975"/>
              <wp:wrapThrough wrapText="bothSides">
                <wp:wrapPolygon edited="0">
                  <wp:start x="-351" y="1280"/>
                  <wp:lineTo x="-937" y="10419"/>
                  <wp:lineTo x="-1522" y="21570"/>
                  <wp:lineTo x="-468" y="21935"/>
                  <wp:lineTo x="24234" y="21935"/>
                  <wp:lineTo x="24351" y="19376"/>
                  <wp:lineTo x="23883" y="13344"/>
                  <wp:lineTo x="23532" y="7494"/>
                  <wp:lineTo x="23063" y="1280"/>
                  <wp:lineTo x="-351" y="1280"/>
                </wp:wrapPolygon>
              </wp:wrapThrough>
              <wp:docPr id="7" name="Picture 7" descr="C:\Users\SV\AppData\Local\Temp\Rar$DIa12968.8015\BoCong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AppData\Local\Temp\Rar$DIa12968.8015\BoCongAn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725" cy="2251075"/>
                      </a:xfrm>
                      <a:prstGeom prst="rect">
                        <a:avLst/>
                      </a:prstGeom>
                      <a:solidFill>
                        <a:srgbClr val="FFFFFF">
                          <a:shade val="85000"/>
                        </a:srgbClr>
                      </a:solidFill>
                      <a:ln w="190500" cap="rnd">
                        <a:solidFill>
                          <a:srgbClr val="FFFFFF"/>
                        </a:solidFill>
                      </a:ln>
                      <a:effectLst>
                        <a:outerShdw blurRad="76200" dist="190500" dir="600000" algn="tl" rotWithShape="0">
                          <a:prstClr val="black">
                            <a:alpha val="30000"/>
                          </a:prstClr>
                        </a:outerShdw>
                      </a:effectLst>
                      <a:scene3d>
                        <a:camera prst="perspectiveRelaxedModerately"/>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ins>
      <w:r w:rsidR="00BC6F4A" w:rsidRPr="00E12DF1">
        <w:t>Bồ Công Anh là một loài hoa dại, có nhiều ở các miền khí hậu ôn đới. Đây là loài hoa được rất nhiều bạn trẻ yêu thích và được biết đến với ý nghĩa là lời tiên tri cho tình yêu. Hoa có vẻ đẹp rất đồng nội, giản dị nhưng cũng thật đậm đà, quyến rũ… </w:t>
      </w:r>
    </w:p>
    <w:p w:rsidR="00BC6F4A" w:rsidRPr="000909D7" w:rsidRDefault="00BC6F4A" w:rsidP="000909D7">
      <w:pPr>
        <w:pStyle w:val="ListParagraph"/>
        <w:numPr>
          <w:ilvl w:val="0"/>
          <w:numId w:val="4"/>
        </w:numPr>
        <w:shd w:val="clear" w:color="auto" w:fill="FFFFFF"/>
        <w:spacing w:after="270" w:line="360" w:lineRule="auto"/>
        <w:jc w:val="both"/>
        <w:rPr>
          <w:color w:val="333333"/>
        </w:rPr>
      </w:pPr>
      <w:r w:rsidRPr="00E12DF1">
        <w:t>Hoa Bồ Công Anh mong manh trong gió cũng đua mình khoe sắc không kém </w:t>
      </w:r>
      <w:hyperlink r:id="rId20" w:tooltip="các loài hoa đẹp Đà Lạt" w:history="1">
        <w:r w:rsidRPr="000909D7">
          <w:rPr>
            <w:b/>
            <w:bCs/>
            <w:i/>
            <w:iCs/>
            <w:color w:val="169FE6"/>
          </w:rPr>
          <w:t>các loại hoa đẹp Đà Lạt</w:t>
        </w:r>
      </w:hyperlink>
      <w:r w:rsidRPr="00E12DF1">
        <w:t> khác. Mang đến một nét mỏng manh quyến rũ và thuần khiết.</w:t>
      </w:r>
    </w:p>
    <w:p w:rsidR="00BC6F4A" w:rsidRPr="00C36606" w:rsidRDefault="00BC6F4A" w:rsidP="00E12DF1">
      <w:pPr>
        <w:pStyle w:val="a1"/>
      </w:pPr>
      <w:bookmarkStart w:id="26" w:name="_Toc155257940"/>
      <w:r w:rsidRPr="00C36606">
        <w:t>Hoa hồng Đà Lạt nồng nàn quyến rũ</w:t>
      </w:r>
      <w:bookmarkEnd w:id="26"/>
    </w:p>
    <w:p w:rsidR="00DE6FCB" w:rsidRDefault="005D4936" w:rsidP="00BC6F4A">
      <w:pPr>
        <w:shd w:val="clear" w:color="auto" w:fill="FFFFFF"/>
        <w:spacing w:after="270" w:line="360" w:lineRule="auto"/>
        <w:jc w:val="both"/>
        <w:rPr>
          <w:rFonts w:ascii="Tahoma" w:eastAsia="Times New Roman" w:hAnsi="Tahoma" w:cs="Tahoma"/>
          <w:color w:val="000000"/>
          <w:szCs w:val="26"/>
        </w:rPr>
        <w:sectPr w:rsidR="00DE6FCB" w:rsidSect="00FE74DD">
          <w:type w:val="continuous"/>
          <w:pgSz w:w="12240" w:h="15840"/>
          <w:pgMar w:top="1440" w:right="1440" w:bottom="1440" w:left="1440" w:header="720" w:footer="720" w:gutter="0"/>
          <w:cols w:space="720"/>
          <w:docGrid w:linePitch="360"/>
        </w:sectPr>
      </w:pPr>
      <w:ins w:id="27" w:author="SV" w:date="2024-01-04T10:37:00Z">
        <w:r w:rsidRPr="005D4936">
          <w:rPr>
            <w:rFonts w:ascii="Tahoma" w:eastAsia="Times New Roman" w:hAnsi="Tahoma" w:cs="Tahoma"/>
            <w:noProof/>
            <w:color w:val="000000"/>
            <w:szCs w:val="26"/>
          </w:rPr>
          <w:drawing>
            <wp:anchor distT="0" distB="0" distL="114300" distR="114300" simplePos="0" relativeHeight="251681792" behindDoc="0" locked="0" layoutInCell="1" allowOverlap="1" wp14:anchorId="2092C0A5" wp14:editId="38F54DA3">
              <wp:simplePos x="0" y="0"/>
              <wp:positionH relativeFrom="column">
                <wp:posOffset>-47625</wp:posOffset>
              </wp:positionH>
              <wp:positionV relativeFrom="paragraph">
                <wp:posOffset>58420</wp:posOffset>
              </wp:positionV>
              <wp:extent cx="1581150" cy="1800225"/>
              <wp:effectExtent l="209550" t="133350" r="171450" b="219075"/>
              <wp:wrapThrough wrapText="bothSides">
                <wp:wrapPolygon edited="0">
                  <wp:start x="1041" y="-1600"/>
                  <wp:lineTo x="-2863" y="-1143"/>
                  <wp:lineTo x="-2602" y="21486"/>
                  <wp:lineTo x="520" y="24000"/>
                  <wp:lineTo x="20299" y="24000"/>
                  <wp:lineTo x="20559" y="23543"/>
                  <wp:lineTo x="23422" y="21029"/>
                  <wp:lineTo x="23682" y="2514"/>
                  <wp:lineTo x="20039" y="-914"/>
                  <wp:lineTo x="19778" y="-1600"/>
                  <wp:lineTo x="1041" y="-1600"/>
                </wp:wrapPolygon>
              </wp:wrapThrough>
              <wp:docPr id="10" name="Picture 10" descr="C:\Users\SV\AppData\Local\Temp\Rar$DIa12968.41736\Hoa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AppData\Local\Temp\Rar$DIa12968.41736\HoaHo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150" cy="1800225"/>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convex"/>
                        <a:extrusionClr>
                          <a:srgbClr val="FFFFFF"/>
                        </a:extrusionClr>
                      </a:sp3d>
                    </pic:spPr>
                  </pic:pic>
                </a:graphicData>
              </a:graphic>
              <wp14:sizeRelH relativeFrom="margin">
                <wp14:pctWidth>0</wp14:pctWidth>
              </wp14:sizeRelH>
              <wp14:sizeRelV relativeFrom="margin">
                <wp14:pctHeight>0</wp14:pctHeight>
              </wp14:sizeRelV>
            </wp:anchor>
          </w:drawing>
        </w:r>
      </w:ins>
      <w:ins w:id="28" w:author="SV" w:date="2024-01-04T10:39:00Z">
        <w:r>
          <w:rPr>
            <w:noProof/>
          </w:rPr>
          <mc:AlternateContent>
            <mc:Choice Requires="wps">
              <w:drawing>
                <wp:anchor distT="0" distB="0" distL="114300" distR="114300" simplePos="0" relativeHeight="251697152" behindDoc="0" locked="0" layoutInCell="1" allowOverlap="1" wp14:anchorId="35B03BEF" wp14:editId="44F811DF">
                  <wp:simplePos x="0" y="0"/>
                  <wp:positionH relativeFrom="column">
                    <wp:posOffset>228600</wp:posOffset>
                  </wp:positionH>
                  <wp:positionV relativeFrom="paragraph">
                    <wp:posOffset>2039620</wp:posOffset>
                  </wp:positionV>
                  <wp:extent cx="1476375" cy="635"/>
                  <wp:effectExtent l="0" t="0" r="9525" b="0"/>
                  <wp:wrapThrough wrapText="bothSides">
                    <wp:wrapPolygon edited="0">
                      <wp:start x="0" y="0"/>
                      <wp:lineTo x="0" y="20026"/>
                      <wp:lineTo x="21461" y="20026"/>
                      <wp:lineTo x="2146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rsidR="001120DE" w:rsidRPr="00E12DF1" w:rsidRDefault="001120DE" w:rsidP="00E12DF1">
                              <w:pPr>
                                <w:shd w:val="clear" w:color="auto" w:fill="FFFFFF"/>
                                <w:spacing w:after="270" w:line="360" w:lineRule="auto"/>
                                <w:jc w:val="both"/>
                                <w:rPr>
                                  <w:rFonts w:ascii="Tahoma" w:eastAsia="Times New Roman" w:hAnsi="Tahoma" w:cs="Tahoma"/>
                                  <w:b/>
                                  <w:noProof/>
                                  <w:color w:val="0070C0"/>
                                  <w:sz w:val="22"/>
                                </w:rPr>
                              </w:pPr>
                              <w:bookmarkStart w:id="29" w:name="_Toc155257560"/>
                              <w:ins w:id="30" w:author="SV" w:date="2024-01-04T10:39:00Z">
                                <w:r w:rsidRPr="00E12DF1">
                                  <w:rPr>
                                    <w:b/>
                                    <w:color w:val="0070C0"/>
                                    <w:sz w:val="22"/>
                                  </w:rPr>
                                  <w:t xml:space="preserve">Hình </w:t>
                                </w:r>
                                <w:r w:rsidRPr="00E12DF1">
                                  <w:rPr>
                                    <w:b/>
                                    <w:color w:val="0070C0"/>
                                    <w:sz w:val="22"/>
                                  </w:rPr>
                                  <w:fldChar w:fldCharType="begin"/>
                                </w:r>
                                <w:r w:rsidRPr="00E12DF1">
                                  <w:rPr>
                                    <w:b/>
                                    <w:color w:val="0070C0"/>
                                    <w:sz w:val="22"/>
                                  </w:rPr>
                                  <w:instrText xml:space="preserve"> SEQ Hình \* ARABIC </w:instrText>
                                </w:r>
                              </w:ins>
                              <w:r w:rsidRPr="00E12DF1">
                                <w:rPr>
                                  <w:b/>
                                  <w:color w:val="0070C0"/>
                                  <w:sz w:val="22"/>
                                </w:rPr>
                                <w:fldChar w:fldCharType="separate"/>
                              </w:r>
                              <w:r w:rsidR="000909D7">
                                <w:rPr>
                                  <w:b/>
                                  <w:noProof/>
                                  <w:color w:val="0070C0"/>
                                  <w:sz w:val="22"/>
                                </w:rPr>
                                <w:t>4</w:t>
                              </w:r>
                              <w:ins w:id="31" w:author="SV" w:date="2024-01-04T10:39:00Z">
                                <w:r w:rsidRPr="00E12DF1">
                                  <w:rPr>
                                    <w:b/>
                                    <w:color w:val="0070C0"/>
                                    <w:sz w:val="22"/>
                                  </w:rPr>
                                  <w:fldChar w:fldCharType="end"/>
                                </w:r>
                                <w:r w:rsidRPr="00E12DF1">
                                  <w:rPr>
                                    <w:b/>
                                    <w:color w:val="0070C0"/>
                                    <w:sz w:val="22"/>
                                  </w:rPr>
                                  <w:t>-Hoa hồng</w:t>
                                </w:r>
                              </w:ins>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B03BEF" id="Text Box 11" o:spid="_x0000_s1031" type="#_x0000_t202" style="position:absolute;left:0;text-align:left;margin-left:18pt;margin-top:160.6pt;width:116.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" stroked="f">
                  <v:textbox style="mso-fit-shape-to-text:t" inset="0,0,0,0">
                    <w:txbxContent>
                      <w:p w:rsidR="001120DE" w:rsidRPr="00E12DF1" w:rsidRDefault="001120DE" w:rsidP="00E12DF1">
                        <w:pPr>
                          <w:shd w:val="clear" w:color="auto" w:fill="FFFFFF"/>
                          <w:spacing w:after="270" w:line="360" w:lineRule="auto"/>
                          <w:jc w:val="both"/>
                          <w:rPr>
                            <w:rFonts w:ascii="Tahoma" w:eastAsia="Times New Roman" w:hAnsi="Tahoma" w:cs="Tahoma"/>
                            <w:b/>
                            <w:noProof/>
                            <w:color w:val="0070C0"/>
                            <w:sz w:val="22"/>
                          </w:rPr>
                        </w:pPr>
                        <w:bookmarkStart w:id="32" w:name="_Toc155257560"/>
                        <w:ins w:id="33" w:author="SV" w:date="2024-01-04T10:39:00Z">
                          <w:r w:rsidRPr="00E12DF1">
                            <w:rPr>
                              <w:b/>
                              <w:color w:val="0070C0"/>
                              <w:sz w:val="22"/>
                            </w:rPr>
                            <w:t xml:space="preserve">Hình </w:t>
                          </w:r>
                          <w:r w:rsidRPr="00E12DF1">
                            <w:rPr>
                              <w:b/>
                              <w:color w:val="0070C0"/>
                              <w:sz w:val="22"/>
                            </w:rPr>
                            <w:fldChar w:fldCharType="begin"/>
                          </w:r>
                          <w:r w:rsidRPr="00E12DF1">
                            <w:rPr>
                              <w:b/>
                              <w:color w:val="0070C0"/>
                              <w:sz w:val="22"/>
                            </w:rPr>
                            <w:instrText xml:space="preserve"> SEQ Hình \* ARABIC </w:instrText>
                          </w:r>
                        </w:ins>
                        <w:r w:rsidRPr="00E12DF1">
                          <w:rPr>
                            <w:b/>
                            <w:color w:val="0070C0"/>
                            <w:sz w:val="22"/>
                          </w:rPr>
                          <w:fldChar w:fldCharType="separate"/>
                        </w:r>
                        <w:r w:rsidR="000909D7">
                          <w:rPr>
                            <w:b/>
                            <w:noProof/>
                            <w:color w:val="0070C0"/>
                            <w:sz w:val="22"/>
                          </w:rPr>
                          <w:t>4</w:t>
                        </w:r>
                        <w:ins w:id="34" w:author="SV" w:date="2024-01-04T10:39:00Z">
                          <w:r w:rsidRPr="00E12DF1">
                            <w:rPr>
                              <w:b/>
                              <w:color w:val="0070C0"/>
                              <w:sz w:val="22"/>
                            </w:rPr>
                            <w:fldChar w:fldCharType="end"/>
                          </w:r>
                          <w:r w:rsidRPr="00E12DF1">
                            <w:rPr>
                              <w:b/>
                              <w:color w:val="0070C0"/>
                              <w:sz w:val="22"/>
                            </w:rPr>
                            <w:t>-Hoa hồng</w:t>
                          </w:r>
                        </w:ins>
                        <w:bookmarkEnd w:id="32"/>
                      </w:p>
                    </w:txbxContent>
                  </v:textbox>
                  <w10:wrap type="through"/>
                </v:shape>
              </w:pict>
            </mc:Fallback>
          </mc:AlternateContent>
        </w:r>
      </w:ins>
      <w:r w:rsidR="00BC6F4A" w:rsidRPr="00BC6F4A">
        <w:rPr>
          <w:rFonts w:ascii="Tahoma" w:eastAsia="Times New Roman" w:hAnsi="Tahoma" w:cs="Tahoma"/>
          <w:color w:val="000000"/>
          <w:szCs w:val="26"/>
        </w:rPr>
        <w:t>Hoa Hồng Đà Lạt, một loài hoa đẹp và dễ thấy ở một thành phố mà được người ta đặt cho nhiều cái tên như: Thành Phố ngàn hoa, Thành Phố tình yêu, Thành Phố sương mù,… Bở lẽ Thành Phố Đà Lạt có được khí hậu quanh năm mát mẻ nên hoa hồng Đà Lạt đã là một thương hiệu nổi tiếng được nhiều người biết đến từ lâu.</w:t>
      </w:r>
    </w:p>
    <w:p w:rsidR="00BC6F4A" w:rsidRPr="00BC6F4A" w:rsidRDefault="00BC6F4A" w:rsidP="00BC6F4A">
      <w:pPr>
        <w:shd w:val="clear" w:color="auto" w:fill="FFFFFF"/>
        <w:spacing w:after="270" w:line="360" w:lineRule="auto"/>
        <w:jc w:val="both"/>
        <w:rPr>
          <w:rFonts w:ascii="Tahoma" w:eastAsia="Times New Roman" w:hAnsi="Tahoma" w:cs="Tahoma"/>
          <w:color w:val="333333"/>
          <w:szCs w:val="26"/>
        </w:rPr>
      </w:pPr>
    </w:p>
    <w:p w:rsidR="00BC6F4A" w:rsidRPr="00E12DF1" w:rsidRDefault="00BC6F4A" w:rsidP="00E12DF1">
      <w:pPr>
        <w:pStyle w:val="a1"/>
      </w:pPr>
      <w:bookmarkStart w:id="35" w:name="_Toc155257941"/>
      <w:r w:rsidRPr="00E12DF1">
        <w:t>Phượng tím lung linh sắc màu</w:t>
      </w:r>
      <w:bookmarkEnd w:id="35"/>
    </w:p>
    <w:p w:rsidR="00BC6F4A" w:rsidRPr="00BC6F4A" w:rsidRDefault="005D4936" w:rsidP="00BC6F4A">
      <w:pPr>
        <w:shd w:val="clear" w:color="auto" w:fill="FFFFFF"/>
        <w:spacing w:after="270" w:line="360" w:lineRule="auto"/>
        <w:jc w:val="both"/>
        <w:rPr>
          <w:rFonts w:ascii="Tahoma" w:eastAsia="Times New Roman" w:hAnsi="Tahoma" w:cs="Tahoma"/>
          <w:color w:val="333333"/>
          <w:szCs w:val="26"/>
        </w:rPr>
      </w:pPr>
      <w:ins w:id="36" w:author="SV" w:date="2024-01-04T10:41:00Z">
        <w:r w:rsidRPr="005D4936">
          <w:rPr>
            <w:rFonts w:ascii="Tahoma" w:eastAsia="Times New Roman" w:hAnsi="Tahoma" w:cs="Tahoma"/>
            <w:noProof/>
            <w:color w:val="000000"/>
            <w:szCs w:val="26"/>
          </w:rPr>
          <w:drawing>
            <wp:anchor distT="0" distB="0" distL="114300" distR="114300" simplePos="0" relativeHeight="251709440" behindDoc="0" locked="0" layoutInCell="1" allowOverlap="1" wp14:anchorId="7BD26DE0" wp14:editId="52CE30B8">
              <wp:simplePos x="0" y="0"/>
              <wp:positionH relativeFrom="column">
                <wp:posOffset>1915795</wp:posOffset>
              </wp:positionH>
              <wp:positionV relativeFrom="paragraph">
                <wp:posOffset>3810</wp:posOffset>
              </wp:positionV>
              <wp:extent cx="2124075" cy="1247775"/>
              <wp:effectExtent l="19050" t="0" r="28575" b="390525"/>
              <wp:wrapThrough wrapText="bothSides">
                <wp:wrapPolygon edited="0">
                  <wp:start x="194" y="0"/>
                  <wp:lineTo x="-194" y="330"/>
                  <wp:lineTo x="-194" y="28031"/>
                  <wp:lineTo x="21697" y="28031"/>
                  <wp:lineTo x="21697" y="5276"/>
                  <wp:lineTo x="21503" y="330"/>
                  <wp:lineTo x="21503" y="0"/>
                  <wp:lineTo x="194" y="0"/>
                </wp:wrapPolygon>
              </wp:wrapThrough>
              <wp:docPr id="12" name="Picture 12" descr="C:\Users\SV\AppData\Local\Temp\Rar$DIa12968.15008\Phuong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AppData\Local\Temp\Rar$DIa12968.15008\PhuongTi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1247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ins>
      <w:r>
        <w:rPr>
          <w:noProof/>
        </w:rPr>
        <mc:AlternateContent>
          <mc:Choice Requires="wps">
            <w:drawing>
              <wp:anchor distT="0" distB="0" distL="114300" distR="114300" simplePos="0" relativeHeight="251720704" behindDoc="1" locked="0" layoutInCell="1" allowOverlap="1" wp14:anchorId="4B2FF6E8" wp14:editId="0A2009FC">
                <wp:simplePos x="0" y="0"/>
                <wp:positionH relativeFrom="column">
                  <wp:posOffset>1900555</wp:posOffset>
                </wp:positionH>
                <wp:positionV relativeFrom="paragraph">
                  <wp:posOffset>1305965</wp:posOffset>
                </wp:positionV>
                <wp:extent cx="2124075" cy="635"/>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rsidR="001120DE" w:rsidRPr="005D4936" w:rsidRDefault="001120DE" w:rsidP="005D4936">
                            <w:pPr>
                              <w:pStyle w:val="Caption"/>
                              <w:rPr>
                                <w:rFonts w:ascii="Tahoma" w:eastAsia="Times New Roman" w:hAnsi="Tahoma" w:cs="Tahoma"/>
                                <w:b/>
                                <w:i w:val="0"/>
                                <w:noProof/>
                                <w:color w:val="000000"/>
                                <w:sz w:val="22"/>
                                <w:szCs w:val="22"/>
                              </w:rPr>
                            </w:pPr>
                            <w:bookmarkStart w:id="37" w:name="_Toc155257561"/>
                            <w:r w:rsidRPr="005D4936">
                              <w:rPr>
                                <w:b/>
                                <w:i w:val="0"/>
                                <w:sz w:val="22"/>
                                <w:szCs w:val="22"/>
                              </w:rPr>
                              <w:t xml:space="preserve">Hình </w:t>
                            </w:r>
                            <w:r w:rsidRPr="005D4936">
                              <w:rPr>
                                <w:b/>
                                <w:i w:val="0"/>
                                <w:sz w:val="22"/>
                                <w:szCs w:val="22"/>
                              </w:rPr>
                              <w:fldChar w:fldCharType="begin"/>
                            </w:r>
                            <w:r w:rsidRPr="005D4936">
                              <w:rPr>
                                <w:b/>
                                <w:i w:val="0"/>
                                <w:sz w:val="22"/>
                                <w:szCs w:val="22"/>
                              </w:rPr>
                              <w:instrText xml:space="preserve"> SEQ Hình \* ARABIC </w:instrText>
                            </w:r>
                            <w:r w:rsidRPr="005D4936">
                              <w:rPr>
                                <w:b/>
                                <w:i w:val="0"/>
                                <w:sz w:val="22"/>
                                <w:szCs w:val="22"/>
                              </w:rPr>
                              <w:fldChar w:fldCharType="separate"/>
                            </w:r>
                            <w:r w:rsidR="000909D7">
                              <w:rPr>
                                <w:b/>
                                <w:i w:val="0"/>
                                <w:noProof/>
                                <w:sz w:val="22"/>
                                <w:szCs w:val="22"/>
                              </w:rPr>
                              <w:t>5</w:t>
                            </w:r>
                            <w:r w:rsidRPr="005D4936">
                              <w:rPr>
                                <w:b/>
                                <w:i w:val="0"/>
                                <w:sz w:val="22"/>
                                <w:szCs w:val="22"/>
                              </w:rPr>
                              <w:fldChar w:fldCharType="end"/>
                            </w:r>
                            <w:r w:rsidRPr="005D4936">
                              <w:rPr>
                                <w:b/>
                                <w:i w:val="0"/>
                                <w:sz w:val="22"/>
                                <w:szCs w:val="22"/>
                              </w:rPr>
                              <w:t>-Hoa Phượng tím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FF6E8" id="Text Box 13" o:spid="_x0000_s1032" type="#_x0000_t202" style="position:absolute;left:0;text-align:left;margin-left:149.65pt;margin-top:102.85pt;width:167.2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5o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" stroked="f">
                <v:textbox style="mso-fit-shape-to-text:t" inset="0,0,0,0">
                  <w:txbxContent>
                    <w:p w:rsidR="001120DE" w:rsidRPr="005D4936" w:rsidRDefault="001120DE" w:rsidP="005D4936">
                      <w:pPr>
                        <w:pStyle w:val="Caption"/>
                        <w:rPr>
                          <w:rFonts w:ascii="Tahoma" w:eastAsia="Times New Roman" w:hAnsi="Tahoma" w:cs="Tahoma"/>
                          <w:b/>
                          <w:i w:val="0"/>
                          <w:noProof/>
                          <w:color w:val="000000"/>
                          <w:sz w:val="22"/>
                          <w:szCs w:val="22"/>
                        </w:rPr>
                      </w:pPr>
                      <w:bookmarkStart w:id="38" w:name="_Toc155257561"/>
                      <w:r w:rsidRPr="005D4936">
                        <w:rPr>
                          <w:b/>
                          <w:i w:val="0"/>
                          <w:sz w:val="22"/>
                          <w:szCs w:val="22"/>
                        </w:rPr>
                        <w:t xml:space="preserve">Hình </w:t>
                      </w:r>
                      <w:r w:rsidRPr="005D4936">
                        <w:rPr>
                          <w:b/>
                          <w:i w:val="0"/>
                          <w:sz w:val="22"/>
                          <w:szCs w:val="22"/>
                        </w:rPr>
                        <w:fldChar w:fldCharType="begin"/>
                      </w:r>
                      <w:r w:rsidRPr="005D4936">
                        <w:rPr>
                          <w:b/>
                          <w:i w:val="0"/>
                          <w:sz w:val="22"/>
                          <w:szCs w:val="22"/>
                        </w:rPr>
                        <w:instrText xml:space="preserve"> SEQ Hình \* ARABIC </w:instrText>
                      </w:r>
                      <w:r w:rsidRPr="005D4936">
                        <w:rPr>
                          <w:b/>
                          <w:i w:val="0"/>
                          <w:sz w:val="22"/>
                          <w:szCs w:val="22"/>
                        </w:rPr>
                        <w:fldChar w:fldCharType="separate"/>
                      </w:r>
                      <w:r w:rsidR="000909D7">
                        <w:rPr>
                          <w:b/>
                          <w:i w:val="0"/>
                          <w:noProof/>
                          <w:sz w:val="22"/>
                          <w:szCs w:val="22"/>
                        </w:rPr>
                        <w:t>5</w:t>
                      </w:r>
                      <w:r w:rsidRPr="005D4936">
                        <w:rPr>
                          <w:b/>
                          <w:i w:val="0"/>
                          <w:sz w:val="22"/>
                          <w:szCs w:val="22"/>
                        </w:rPr>
                        <w:fldChar w:fldCharType="end"/>
                      </w:r>
                      <w:r w:rsidRPr="005D4936">
                        <w:rPr>
                          <w:b/>
                          <w:i w:val="0"/>
                          <w:sz w:val="22"/>
                          <w:szCs w:val="22"/>
                        </w:rPr>
                        <w:t>-Hoa Phượng tím</w:t>
                      </w:r>
                      <w:bookmarkEnd w:id="38"/>
                    </w:p>
                  </w:txbxContent>
                </v:textbox>
              </v:shape>
            </w:pict>
          </mc:Fallback>
        </mc:AlternateContent>
      </w:r>
      <w:r w:rsidR="00BC6F4A" w:rsidRPr="00BC6F4A">
        <w:rPr>
          <w:rFonts w:ascii="Tahoma" w:eastAsia="Times New Roman" w:hAnsi="Tahoma" w:cs="Tahoma"/>
          <w:color w:val="000000"/>
          <w:szCs w:val="26"/>
        </w:rPr>
        <w:t>Cùng với muôn loài hoa khác, sắc màu nao lòng của Phượng tím đã góp phần làm nên thương hiệu “Đà Lạt – Thành phố Festival hoa Việt Nam”. Phượng tím luôn làm ngất ngây người dân và du khách mỗi dịp tết đến xuân về.</w:t>
      </w:r>
      <w:ins w:id="39" w:author="SV" w:date="2024-01-04T10:41:00Z">
        <w:r w:rsidRPr="005D4936">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ins>
    </w:p>
    <w:p w:rsidR="00BC6F4A" w:rsidRPr="00E12DF1" w:rsidRDefault="00BC6F4A" w:rsidP="00E12DF1">
      <w:pPr>
        <w:pStyle w:val="a1"/>
      </w:pPr>
      <w:bookmarkStart w:id="40" w:name="_Toc155257942"/>
      <w:r w:rsidRPr="00E12DF1">
        <w:t>Hoa Anh Đào xôn xao lòng người</w:t>
      </w:r>
      <w:bookmarkEnd w:id="40"/>
    </w:p>
    <w:p w:rsidR="003E14D0" w:rsidRDefault="005D4936" w:rsidP="001B464D">
      <w:pPr>
        <w:shd w:val="clear" w:color="auto" w:fill="FFFFFF"/>
        <w:spacing w:after="270" w:line="360" w:lineRule="auto"/>
        <w:jc w:val="both"/>
        <w:rPr>
          <w:rFonts w:ascii="Tahoma" w:eastAsia="Times New Roman" w:hAnsi="Tahoma" w:cs="Tahoma"/>
          <w:color w:val="000000"/>
          <w:szCs w:val="26"/>
        </w:rPr>
      </w:pPr>
      <w:r>
        <w:rPr>
          <w:noProof/>
        </w:rPr>
        <mc:AlternateContent>
          <mc:Choice Requires="wps">
            <w:drawing>
              <wp:anchor distT="0" distB="0" distL="114300" distR="114300" simplePos="0" relativeHeight="251725824" behindDoc="0" locked="0" layoutInCell="1" allowOverlap="1" wp14:anchorId="0A2BCB03" wp14:editId="4D17E9FC">
                <wp:simplePos x="0" y="0"/>
                <wp:positionH relativeFrom="column">
                  <wp:posOffset>1449070</wp:posOffset>
                </wp:positionH>
                <wp:positionV relativeFrom="paragraph">
                  <wp:posOffset>2790825</wp:posOffset>
                </wp:positionV>
                <wp:extent cx="468884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4688840" cy="635"/>
                        </a:xfrm>
                        <a:prstGeom prst="rect">
                          <a:avLst/>
                        </a:prstGeom>
                        <a:solidFill>
                          <a:prstClr val="white"/>
                        </a:solidFill>
                        <a:ln>
                          <a:noFill/>
                        </a:ln>
                      </wps:spPr>
                      <wps:txbx>
                        <w:txbxContent>
                          <w:p w:rsidR="001120DE" w:rsidRPr="005D4936" w:rsidRDefault="001120DE" w:rsidP="005D4936">
                            <w:pPr>
                              <w:pStyle w:val="Caption"/>
                              <w:rPr>
                                <w:rFonts w:ascii="Tahoma" w:eastAsia="Times New Roman" w:hAnsi="Tahoma" w:cs="Tahoma"/>
                                <w:b/>
                                <w:i w:val="0"/>
                                <w:noProof/>
                                <w:color w:val="000000"/>
                                <w:sz w:val="22"/>
                                <w:szCs w:val="22"/>
                              </w:rPr>
                            </w:pPr>
                            <w:bookmarkStart w:id="41" w:name="_Toc155257562"/>
                            <w:r w:rsidRPr="005D4936">
                              <w:rPr>
                                <w:b/>
                                <w:i w:val="0"/>
                                <w:sz w:val="22"/>
                                <w:szCs w:val="22"/>
                              </w:rPr>
                              <w:t xml:space="preserve">Hình </w:t>
                            </w:r>
                            <w:r w:rsidRPr="005D4936">
                              <w:rPr>
                                <w:b/>
                                <w:i w:val="0"/>
                                <w:sz w:val="22"/>
                                <w:szCs w:val="22"/>
                              </w:rPr>
                              <w:fldChar w:fldCharType="begin"/>
                            </w:r>
                            <w:r w:rsidRPr="005D4936">
                              <w:rPr>
                                <w:b/>
                                <w:i w:val="0"/>
                                <w:sz w:val="22"/>
                                <w:szCs w:val="22"/>
                              </w:rPr>
                              <w:instrText xml:space="preserve"> SEQ Hình \* ARABIC </w:instrText>
                            </w:r>
                            <w:r w:rsidRPr="005D4936">
                              <w:rPr>
                                <w:b/>
                                <w:i w:val="0"/>
                                <w:sz w:val="22"/>
                                <w:szCs w:val="22"/>
                              </w:rPr>
                              <w:fldChar w:fldCharType="separate"/>
                            </w:r>
                            <w:r w:rsidR="000909D7">
                              <w:rPr>
                                <w:b/>
                                <w:i w:val="0"/>
                                <w:noProof/>
                                <w:sz w:val="22"/>
                                <w:szCs w:val="22"/>
                              </w:rPr>
                              <w:t>6</w:t>
                            </w:r>
                            <w:r w:rsidRPr="005D4936">
                              <w:rPr>
                                <w:b/>
                                <w:i w:val="0"/>
                                <w:sz w:val="22"/>
                                <w:szCs w:val="22"/>
                              </w:rPr>
                              <w:fldChar w:fldCharType="end"/>
                            </w:r>
                            <w:r w:rsidRPr="005D4936">
                              <w:rPr>
                                <w:b/>
                                <w:i w:val="0"/>
                                <w:sz w:val="22"/>
                                <w:szCs w:val="22"/>
                              </w:rPr>
                              <w:t>-Hoa anh đào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BCB03" id="Text Box 15" o:spid="_x0000_s1033" type="#_x0000_t202" style="position:absolute;left:0;text-align:left;margin-left:114.1pt;margin-top:219.75pt;width:369.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" stroked="f">
                <v:textbox style="mso-fit-shape-to-text:t" inset="0,0,0,0">
                  <w:txbxContent>
                    <w:p w:rsidR="001120DE" w:rsidRPr="005D4936" w:rsidRDefault="001120DE" w:rsidP="005D4936">
                      <w:pPr>
                        <w:pStyle w:val="Caption"/>
                        <w:rPr>
                          <w:rFonts w:ascii="Tahoma" w:eastAsia="Times New Roman" w:hAnsi="Tahoma" w:cs="Tahoma"/>
                          <w:b/>
                          <w:i w:val="0"/>
                          <w:noProof/>
                          <w:color w:val="000000"/>
                          <w:sz w:val="22"/>
                          <w:szCs w:val="22"/>
                        </w:rPr>
                      </w:pPr>
                      <w:bookmarkStart w:id="42" w:name="_Toc155257562"/>
                      <w:r w:rsidRPr="005D4936">
                        <w:rPr>
                          <w:b/>
                          <w:i w:val="0"/>
                          <w:sz w:val="22"/>
                          <w:szCs w:val="22"/>
                        </w:rPr>
                        <w:t xml:space="preserve">Hình </w:t>
                      </w:r>
                      <w:r w:rsidRPr="005D4936">
                        <w:rPr>
                          <w:b/>
                          <w:i w:val="0"/>
                          <w:sz w:val="22"/>
                          <w:szCs w:val="22"/>
                        </w:rPr>
                        <w:fldChar w:fldCharType="begin"/>
                      </w:r>
                      <w:r w:rsidRPr="005D4936">
                        <w:rPr>
                          <w:b/>
                          <w:i w:val="0"/>
                          <w:sz w:val="22"/>
                          <w:szCs w:val="22"/>
                        </w:rPr>
                        <w:instrText xml:space="preserve"> SEQ Hình \* ARABIC </w:instrText>
                      </w:r>
                      <w:r w:rsidRPr="005D4936">
                        <w:rPr>
                          <w:b/>
                          <w:i w:val="0"/>
                          <w:sz w:val="22"/>
                          <w:szCs w:val="22"/>
                        </w:rPr>
                        <w:fldChar w:fldCharType="separate"/>
                      </w:r>
                      <w:r w:rsidR="000909D7">
                        <w:rPr>
                          <w:b/>
                          <w:i w:val="0"/>
                          <w:noProof/>
                          <w:sz w:val="22"/>
                          <w:szCs w:val="22"/>
                        </w:rPr>
                        <w:t>6</w:t>
                      </w:r>
                      <w:r w:rsidRPr="005D4936">
                        <w:rPr>
                          <w:b/>
                          <w:i w:val="0"/>
                          <w:sz w:val="22"/>
                          <w:szCs w:val="22"/>
                        </w:rPr>
                        <w:fldChar w:fldCharType="end"/>
                      </w:r>
                      <w:r w:rsidRPr="005D4936">
                        <w:rPr>
                          <w:b/>
                          <w:i w:val="0"/>
                          <w:sz w:val="22"/>
                          <w:szCs w:val="22"/>
                        </w:rPr>
                        <w:t>-Hoa anh đào</w:t>
                      </w:r>
                      <w:bookmarkEnd w:id="42"/>
                    </w:p>
                  </w:txbxContent>
                </v:textbox>
                <w10:wrap type="through"/>
              </v:shape>
            </w:pict>
          </mc:Fallback>
        </mc:AlternateContent>
      </w:r>
      <w:r w:rsidRPr="005D4936">
        <w:rPr>
          <w:rFonts w:ascii="Tahoma" w:eastAsia="Times New Roman" w:hAnsi="Tahoma" w:cs="Tahoma"/>
          <w:noProof/>
          <w:color w:val="000000"/>
          <w:szCs w:val="26"/>
        </w:rPr>
        <w:drawing>
          <wp:anchor distT="0" distB="0" distL="114300" distR="114300" simplePos="0" relativeHeight="251723776" behindDoc="0" locked="0" layoutInCell="1" allowOverlap="1" wp14:anchorId="297855B8" wp14:editId="087D4046">
            <wp:simplePos x="0" y="0"/>
            <wp:positionH relativeFrom="column">
              <wp:posOffset>1449421</wp:posOffset>
            </wp:positionH>
            <wp:positionV relativeFrom="paragraph">
              <wp:posOffset>292100</wp:posOffset>
            </wp:positionV>
            <wp:extent cx="4688840" cy="2441575"/>
            <wp:effectExtent l="0" t="0" r="0" b="0"/>
            <wp:wrapThrough wrapText="bothSides">
              <wp:wrapPolygon edited="0">
                <wp:start x="0" y="0"/>
                <wp:lineTo x="0" y="21403"/>
                <wp:lineTo x="21501" y="21403"/>
                <wp:lineTo x="21501" y="0"/>
                <wp:lineTo x="0" y="0"/>
              </wp:wrapPolygon>
            </wp:wrapThrough>
            <wp:docPr id="14" name="Picture 14" descr="C:\Users\SV\AppData\Local\Temp\Rar$DIa12968.29816\HoaAnh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V\AppData\Local\Temp\Rar$DIa12968.29816\HoaAnhDa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840" cy="2441575"/>
                    </a:xfrm>
                    <a:prstGeom prst="rect">
                      <a:avLst/>
                    </a:prstGeom>
                    <a:noFill/>
                    <a:ln>
                      <a:noFill/>
                    </a:ln>
                  </pic:spPr>
                </pic:pic>
              </a:graphicData>
            </a:graphic>
          </wp:anchor>
        </w:drawing>
      </w:r>
      <w:r w:rsidR="00BC6F4A" w:rsidRPr="00BC6F4A">
        <w:rPr>
          <w:rFonts w:ascii="Tahoma" w:eastAsia="Times New Roman" w:hAnsi="Tahoma" w:cs="Tahoma"/>
          <w:color w:val="000000"/>
          <w:szCs w:val="26"/>
        </w:rPr>
        <w:t>Năm nay, lại một lần nữa tôi đến với mảnh đất thơ mộng này vào một dịp đầu năm 2015 ( tháng 2/2015 ) cũng là thời điểm giao mùa giữa hoa Dã Quỳ và hoa Mai Anh Đào, báo hiệu một mùa xuân mới đã đến.  Điều tôi muốn kể các bạn cùng nghe về chuyến đi lần này của tôi chính là sắc hồng của hoa Mai Anh Đào mà tôi đã thấy trên Thành Phố tôi yêu !</w:t>
      </w:r>
    </w:p>
    <w:p w:rsidR="00532E6D" w:rsidRDefault="00532E6D" w:rsidP="001B464D">
      <w:pPr>
        <w:shd w:val="clear" w:color="auto" w:fill="FFFFFF"/>
        <w:spacing w:after="270" w:line="360" w:lineRule="auto"/>
        <w:jc w:val="both"/>
        <w:rPr>
          <w:ins w:id="43" w:author="SV" w:date="2024-01-04T10:24:00Z"/>
          <w:rFonts w:ascii="Tahoma" w:eastAsia="Times New Roman" w:hAnsi="Tahoma" w:cs="Tahoma"/>
          <w:color w:val="000000"/>
          <w:szCs w:val="26"/>
        </w:rPr>
        <w:sectPr w:rsidR="00532E6D">
          <w:headerReference w:type="even" r:id="rId24"/>
          <w:headerReference w:type="default" r:id="rId25"/>
          <w:headerReference w:type="first" r:id="rId26"/>
          <w:pgSz w:w="12240" w:h="15840"/>
          <w:pgMar w:top="1440" w:right="1440" w:bottom="1440" w:left="1440" w:header="720" w:footer="720" w:gutter="0"/>
          <w:cols w:space="720"/>
          <w:docGrid w:linePitch="360"/>
        </w:sectPr>
      </w:pPr>
    </w:p>
    <w:p w:rsidR="00532E6D" w:rsidRDefault="00532E6D" w:rsidP="001B464D">
      <w:pPr>
        <w:shd w:val="clear" w:color="auto" w:fill="FFFFFF"/>
        <w:spacing w:after="270" w:line="360" w:lineRule="auto"/>
        <w:jc w:val="both"/>
        <w:rPr>
          <w:ins w:id="44" w:author="SV" w:date="2024-01-04T10:24:00Z"/>
          <w:rFonts w:ascii="Tahoma" w:eastAsia="Times New Roman" w:hAnsi="Tahoma" w:cs="Tahoma"/>
          <w:color w:val="000000"/>
          <w:szCs w:val="26"/>
        </w:rPr>
      </w:pPr>
    </w:p>
    <w:customXmlInsRangeStart w:id="45" w:author="SV" w:date="2024-01-04T10:25:00Z"/>
    <w:sdt>
      <w:sdtPr>
        <w:rPr>
          <w:rFonts w:ascii="Times New Roman" w:eastAsiaTheme="minorHAnsi" w:hAnsi="Times New Roman" w:cstheme="minorBidi"/>
          <w:b/>
          <w:color w:val="000000" w:themeColor="text1"/>
          <w:sz w:val="40"/>
          <w:szCs w:val="40"/>
        </w:rPr>
        <w:id w:val="1527756725"/>
        <w:docPartObj>
          <w:docPartGallery w:val="Table of Contents"/>
          <w:docPartUnique/>
        </w:docPartObj>
      </w:sdtPr>
      <w:sdtEndPr>
        <w:rPr>
          <w:bCs/>
          <w:noProof/>
          <w:color w:val="auto"/>
          <w:sz w:val="26"/>
          <w:szCs w:val="22"/>
        </w:rPr>
      </w:sdtEndPr>
      <w:sdtContent>
        <w:customXmlInsRangeEnd w:id="45"/>
        <w:p w:rsidR="00532E6D" w:rsidRPr="00E12DF1" w:rsidRDefault="00532E6D">
          <w:pPr>
            <w:pStyle w:val="TOCHeading"/>
            <w:rPr>
              <w:ins w:id="46" w:author="SV" w:date="2024-01-04T10:25:00Z"/>
              <w:b/>
              <w:color w:val="000000" w:themeColor="text1"/>
              <w:sz w:val="40"/>
              <w:szCs w:val="40"/>
            </w:rPr>
          </w:pPr>
          <w:ins w:id="47" w:author="SV" w:date="2024-01-04T10:25:00Z">
            <w:r w:rsidRPr="00E12DF1">
              <w:rPr>
                <w:b/>
                <w:color w:val="000000" w:themeColor="text1"/>
                <w:sz w:val="40"/>
                <w:szCs w:val="40"/>
              </w:rPr>
              <w:t>MỤC LỤC VĂN BẢN</w:t>
            </w:r>
          </w:ins>
        </w:p>
        <w:p w:rsidR="00E12DF1" w:rsidRPr="00E12DF1" w:rsidRDefault="00532E6D">
          <w:pPr>
            <w:pStyle w:val="TOC1"/>
            <w:tabs>
              <w:tab w:val="left" w:pos="440"/>
              <w:tab w:val="right" w:leader="dot" w:pos="9350"/>
            </w:tabs>
            <w:rPr>
              <w:rFonts w:asciiTheme="minorHAnsi" w:eastAsiaTheme="minorEastAsia" w:hAnsiTheme="minorHAnsi"/>
              <w:b/>
              <w:noProof/>
              <w:color w:val="D99594" w:themeColor="accent2" w:themeTint="99"/>
              <w:sz w:val="32"/>
              <w:szCs w:val="32"/>
            </w:rPr>
          </w:pPr>
          <w:ins w:id="48" w:author="SV" w:date="2024-01-04T10:25:00Z">
            <w:r w:rsidRPr="00E12DF1">
              <w:rPr>
                <w:sz w:val="28"/>
              </w:rPr>
              <w:fldChar w:fldCharType="begin"/>
            </w:r>
            <w:r w:rsidRPr="00E12DF1">
              <w:rPr>
                <w:sz w:val="28"/>
              </w:rPr>
              <w:instrText xml:space="preserve"> TOC \o "1-3" \h \z \u </w:instrText>
            </w:r>
            <w:r w:rsidRPr="00E12DF1">
              <w:rPr>
                <w:sz w:val="28"/>
              </w:rPr>
              <w:fldChar w:fldCharType="separate"/>
            </w:r>
          </w:ins>
          <w:hyperlink w:anchor="_Toc155257937" w:history="1">
            <w:r w:rsidR="00E12DF1" w:rsidRPr="00E12DF1">
              <w:rPr>
                <w:rStyle w:val="Hyperlink"/>
                <w:b/>
                <w:noProof/>
                <w:color w:val="D99594" w:themeColor="accent2" w:themeTint="99"/>
                <w:sz w:val="32"/>
                <w:szCs w:val="32"/>
              </w:rPr>
              <w:t>1)</w:t>
            </w:r>
            <w:r w:rsidR="00E12DF1" w:rsidRPr="00E12DF1">
              <w:rPr>
                <w:rFonts w:asciiTheme="minorHAnsi" w:eastAsiaTheme="minorEastAsia" w:hAnsiTheme="minorHAnsi"/>
                <w:b/>
                <w:noProof/>
                <w:color w:val="D99594" w:themeColor="accent2" w:themeTint="99"/>
                <w:sz w:val="32"/>
                <w:szCs w:val="32"/>
              </w:rPr>
              <w:tab/>
            </w:r>
            <w:r w:rsidR="00E12DF1" w:rsidRPr="00E12DF1">
              <w:rPr>
                <w:rStyle w:val="Hyperlink"/>
                <w:b/>
                <w:noProof/>
                <w:color w:val="D99594" w:themeColor="accent2" w:themeTint="99"/>
                <w:sz w:val="32"/>
                <w:szCs w:val="32"/>
              </w:rPr>
              <w:t>Păng xê hoa cánh bướm</w:t>
            </w:r>
            <w:r w:rsidR="00E12DF1" w:rsidRPr="00E12DF1">
              <w:rPr>
                <w:b/>
                <w:noProof/>
                <w:webHidden/>
                <w:color w:val="D99594" w:themeColor="accent2" w:themeTint="99"/>
                <w:sz w:val="32"/>
                <w:szCs w:val="32"/>
              </w:rPr>
              <w:tab/>
            </w:r>
            <w:r w:rsidR="00E12DF1" w:rsidRPr="00E12DF1">
              <w:rPr>
                <w:b/>
                <w:noProof/>
                <w:webHidden/>
                <w:color w:val="D99594" w:themeColor="accent2" w:themeTint="99"/>
                <w:sz w:val="32"/>
                <w:szCs w:val="32"/>
              </w:rPr>
              <w:fldChar w:fldCharType="begin"/>
            </w:r>
            <w:r w:rsidR="00E12DF1" w:rsidRPr="00E12DF1">
              <w:rPr>
                <w:b/>
                <w:noProof/>
                <w:webHidden/>
                <w:color w:val="D99594" w:themeColor="accent2" w:themeTint="99"/>
                <w:sz w:val="32"/>
                <w:szCs w:val="32"/>
              </w:rPr>
              <w:instrText xml:space="preserve"> PAGEREF _Toc155257937 \h </w:instrText>
            </w:r>
            <w:r w:rsidR="00E12DF1" w:rsidRPr="00E12DF1">
              <w:rPr>
                <w:b/>
                <w:noProof/>
                <w:webHidden/>
                <w:color w:val="D99594" w:themeColor="accent2" w:themeTint="99"/>
                <w:sz w:val="32"/>
                <w:szCs w:val="32"/>
              </w:rPr>
            </w:r>
            <w:r w:rsidR="00E12DF1" w:rsidRPr="00E12DF1">
              <w:rPr>
                <w:b/>
                <w:noProof/>
                <w:webHidden/>
                <w:color w:val="D99594" w:themeColor="accent2" w:themeTint="99"/>
                <w:sz w:val="32"/>
                <w:szCs w:val="32"/>
              </w:rPr>
              <w:fldChar w:fldCharType="separate"/>
            </w:r>
            <w:r w:rsidR="00E12DF1" w:rsidRPr="00E12DF1">
              <w:rPr>
                <w:b/>
                <w:noProof/>
                <w:webHidden/>
                <w:color w:val="D99594" w:themeColor="accent2" w:themeTint="99"/>
                <w:sz w:val="32"/>
                <w:szCs w:val="32"/>
              </w:rPr>
              <w:t>1</w:t>
            </w:r>
            <w:r w:rsidR="00E12DF1" w:rsidRPr="00E12DF1">
              <w:rPr>
                <w:b/>
                <w:noProof/>
                <w:webHidden/>
                <w:color w:val="D99594" w:themeColor="accent2" w:themeTint="99"/>
                <w:sz w:val="32"/>
                <w:szCs w:val="32"/>
              </w:rPr>
              <w:fldChar w:fldCharType="end"/>
            </w:r>
          </w:hyperlink>
        </w:p>
        <w:p w:rsidR="00E12DF1" w:rsidRPr="00E12DF1" w:rsidRDefault="001120DE">
          <w:pPr>
            <w:pStyle w:val="TOC1"/>
            <w:tabs>
              <w:tab w:val="left" w:pos="440"/>
              <w:tab w:val="right" w:leader="dot" w:pos="9350"/>
            </w:tabs>
            <w:rPr>
              <w:rFonts w:asciiTheme="minorHAnsi" w:eastAsiaTheme="minorEastAsia" w:hAnsiTheme="minorHAnsi"/>
              <w:b/>
              <w:noProof/>
              <w:color w:val="D99594" w:themeColor="accent2" w:themeTint="99"/>
              <w:sz w:val="32"/>
              <w:szCs w:val="32"/>
            </w:rPr>
          </w:pPr>
          <w:hyperlink w:anchor="_Toc155257938" w:history="1">
            <w:r w:rsidR="00E12DF1" w:rsidRPr="00E12DF1">
              <w:rPr>
                <w:rStyle w:val="Hyperlink"/>
                <w:b/>
                <w:noProof/>
                <w:color w:val="D99594" w:themeColor="accent2" w:themeTint="99"/>
                <w:sz w:val="32"/>
                <w:szCs w:val="32"/>
              </w:rPr>
              <w:t>2)</w:t>
            </w:r>
            <w:r w:rsidR="00E12DF1" w:rsidRPr="00E12DF1">
              <w:rPr>
                <w:rFonts w:asciiTheme="minorHAnsi" w:eastAsiaTheme="minorEastAsia" w:hAnsiTheme="minorHAnsi"/>
                <w:b/>
                <w:noProof/>
                <w:color w:val="D99594" w:themeColor="accent2" w:themeTint="99"/>
                <w:sz w:val="32"/>
                <w:szCs w:val="32"/>
              </w:rPr>
              <w:tab/>
            </w:r>
            <w:r w:rsidR="00E12DF1" w:rsidRPr="00E12DF1">
              <w:rPr>
                <w:rStyle w:val="Hyperlink"/>
                <w:b/>
                <w:noProof/>
                <w:color w:val="D99594" w:themeColor="accent2" w:themeTint="99"/>
                <w:sz w:val="32"/>
                <w:szCs w:val="32"/>
              </w:rPr>
              <w:t>Hoa Dã Quỳ rực rỡ</w:t>
            </w:r>
            <w:r w:rsidR="00E12DF1" w:rsidRPr="00E12DF1">
              <w:rPr>
                <w:b/>
                <w:noProof/>
                <w:webHidden/>
                <w:color w:val="D99594" w:themeColor="accent2" w:themeTint="99"/>
                <w:sz w:val="32"/>
                <w:szCs w:val="32"/>
              </w:rPr>
              <w:tab/>
            </w:r>
            <w:r w:rsidR="00E12DF1" w:rsidRPr="00E12DF1">
              <w:rPr>
                <w:b/>
                <w:noProof/>
                <w:webHidden/>
                <w:color w:val="D99594" w:themeColor="accent2" w:themeTint="99"/>
                <w:sz w:val="32"/>
                <w:szCs w:val="32"/>
              </w:rPr>
              <w:fldChar w:fldCharType="begin"/>
            </w:r>
            <w:r w:rsidR="00E12DF1" w:rsidRPr="00E12DF1">
              <w:rPr>
                <w:b/>
                <w:noProof/>
                <w:webHidden/>
                <w:color w:val="D99594" w:themeColor="accent2" w:themeTint="99"/>
                <w:sz w:val="32"/>
                <w:szCs w:val="32"/>
              </w:rPr>
              <w:instrText xml:space="preserve"> PAGEREF _Toc155257938 \h </w:instrText>
            </w:r>
            <w:r w:rsidR="00E12DF1" w:rsidRPr="00E12DF1">
              <w:rPr>
                <w:b/>
                <w:noProof/>
                <w:webHidden/>
                <w:color w:val="D99594" w:themeColor="accent2" w:themeTint="99"/>
                <w:sz w:val="32"/>
                <w:szCs w:val="32"/>
              </w:rPr>
            </w:r>
            <w:r w:rsidR="00E12DF1" w:rsidRPr="00E12DF1">
              <w:rPr>
                <w:b/>
                <w:noProof/>
                <w:webHidden/>
                <w:color w:val="D99594" w:themeColor="accent2" w:themeTint="99"/>
                <w:sz w:val="32"/>
                <w:szCs w:val="32"/>
              </w:rPr>
              <w:fldChar w:fldCharType="separate"/>
            </w:r>
            <w:r w:rsidR="00E12DF1" w:rsidRPr="00E12DF1">
              <w:rPr>
                <w:b/>
                <w:noProof/>
                <w:webHidden/>
                <w:color w:val="D99594" w:themeColor="accent2" w:themeTint="99"/>
                <w:sz w:val="32"/>
                <w:szCs w:val="32"/>
              </w:rPr>
              <w:t>1</w:t>
            </w:r>
            <w:r w:rsidR="00E12DF1" w:rsidRPr="00E12DF1">
              <w:rPr>
                <w:b/>
                <w:noProof/>
                <w:webHidden/>
                <w:color w:val="D99594" w:themeColor="accent2" w:themeTint="99"/>
                <w:sz w:val="32"/>
                <w:szCs w:val="32"/>
              </w:rPr>
              <w:fldChar w:fldCharType="end"/>
            </w:r>
          </w:hyperlink>
        </w:p>
        <w:p w:rsidR="00E12DF1" w:rsidRPr="00E12DF1" w:rsidRDefault="001120DE">
          <w:pPr>
            <w:pStyle w:val="TOC1"/>
            <w:tabs>
              <w:tab w:val="left" w:pos="440"/>
              <w:tab w:val="right" w:leader="dot" w:pos="9350"/>
            </w:tabs>
            <w:rPr>
              <w:rFonts w:asciiTheme="minorHAnsi" w:eastAsiaTheme="minorEastAsia" w:hAnsiTheme="minorHAnsi"/>
              <w:b/>
              <w:noProof/>
              <w:color w:val="D99594" w:themeColor="accent2" w:themeTint="99"/>
              <w:sz w:val="32"/>
              <w:szCs w:val="32"/>
            </w:rPr>
          </w:pPr>
          <w:hyperlink w:anchor="_Toc155257939" w:history="1">
            <w:r w:rsidR="00E12DF1" w:rsidRPr="00E12DF1">
              <w:rPr>
                <w:rStyle w:val="Hyperlink"/>
                <w:b/>
                <w:noProof/>
                <w:color w:val="D99594" w:themeColor="accent2" w:themeTint="99"/>
                <w:sz w:val="32"/>
                <w:szCs w:val="32"/>
              </w:rPr>
              <w:t>3)</w:t>
            </w:r>
            <w:r w:rsidR="00E12DF1" w:rsidRPr="00E12DF1">
              <w:rPr>
                <w:rFonts w:asciiTheme="minorHAnsi" w:eastAsiaTheme="minorEastAsia" w:hAnsiTheme="minorHAnsi"/>
                <w:b/>
                <w:noProof/>
                <w:color w:val="D99594" w:themeColor="accent2" w:themeTint="99"/>
                <w:sz w:val="32"/>
                <w:szCs w:val="32"/>
              </w:rPr>
              <w:tab/>
            </w:r>
            <w:r w:rsidR="00E12DF1" w:rsidRPr="00E12DF1">
              <w:rPr>
                <w:rStyle w:val="Hyperlink"/>
                <w:b/>
                <w:noProof/>
                <w:color w:val="D99594" w:themeColor="accent2" w:themeTint="99"/>
                <w:sz w:val="32"/>
                <w:szCs w:val="32"/>
              </w:rPr>
              <w:t>Bồ công anh mong manh trong gió</w:t>
            </w:r>
            <w:r w:rsidR="00E12DF1" w:rsidRPr="00E12DF1">
              <w:rPr>
                <w:b/>
                <w:noProof/>
                <w:webHidden/>
                <w:color w:val="D99594" w:themeColor="accent2" w:themeTint="99"/>
                <w:sz w:val="32"/>
                <w:szCs w:val="32"/>
              </w:rPr>
              <w:tab/>
            </w:r>
            <w:r w:rsidR="00E12DF1" w:rsidRPr="00E12DF1">
              <w:rPr>
                <w:b/>
                <w:noProof/>
                <w:webHidden/>
                <w:color w:val="D99594" w:themeColor="accent2" w:themeTint="99"/>
                <w:sz w:val="32"/>
                <w:szCs w:val="32"/>
              </w:rPr>
              <w:fldChar w:fldCharType="begin"/>
            </w:r>
            <w:r w:rsidR="00E12DF1" w:rsidRPr="00E12DF1">
              <w:rPr>
                <w:b/>
                <w:noProof/>
                <w:webHidden/>
                <w:color w:val="D99594" w:themeColor="accent2" w:themeTint="99"/>
                <w:sz w:val="32"/>
                <w:szCs w:val="32"/>
              </w:rPr>
              <w:instrText xml:space="preserve"> PAGEREF _Toc155257939 \h </w:instrText>
            </w:r>
            <w:r w:rsidR="00E12DF1" w:rsidRPr="00E12DF1">
              <w:rPr>
                <w:b/>
                <w:noProof/>
                <w:webHidden/>
                <w:color w:val="D99594" w:themeColor="accent2" w:themeTint="99"/>
                <w:sz w:val="32"/>
                <w:szCs w:val="32"/>
              </w:rPr>
            </w:r>
            <w:r w:rsidR="00E12DF1" w:rsidRPr="00E12DF1">
              <w:rPr>
                <w:b/>
                <w:noProof/>
                <w:webHidden/>
                <w:color w:val="D99594" w:themeColor="accent2" w:themeTint="99"/>
                <w:sz w:val="32"/>
                <w:szCs w:val="32"/>
              </w:rPr>
              <w:fldChar w:fldCharType="separate"/>
            </w:r>
            <w:r w:rsidR="00E12DF1" w:rsidRPr="00E12DF1">
              <w:rPr>
                <w:b/>
                <w:noProof/>
                <w:webHidden/>
                <w:color w:val="D99594" w:themeColor="accent2" w:themeTint="99"/>
                <w:sz w:val="32"/>
                <w:szCs w:val="32"/>
              </w:rPr>
              <w:t>2</w:t>
            </w:r>
            <w:r w:rsidR="00E12DF1" w:rsidRPr="00E12DF1">
              <w:rPr>
                <w:b/>
                <w:noProof/>
                <w:webHidden/>
                <w:color w:val="D99594" w:themeColor="accent2" w:themeTint="99"/>
                <w:sz w:val="32"/>
                <w:szCs w:val="32"/>
              </w:rPr>
              <w:fldChar w:fldCharType="end"/>
            </w:r>
          </w:hyperlink>
        </w:p>
        <w:p w:rsidR="00E12DF1" w:rsidRPr="00E12DF1" w:rsidRDefault="001120DE">
          <w:pPr>
            <w:pStyle w:val="TOC1"/>
            <w:tabs>
              <w:tab w:val="left" w:pos="440"/>
              <w:tab w:val="right" w:leader="dot" w:pos="9350"/>
            </w:tabs>
            <w:rPr>
              <w:rFonts w:asciiTheme="minorHAnsi" w:eastAsiaTheme="minorEastAsia" w:hAnsiTheme="minorHAnsi"/>
              <w:b/>
              <w:noProof/>
              <w:color w:val="D99594" w:themeColor="accent2" w:themeTint="99"/>
              <w:sz w:val="32"/>
              <w:szCs w:val="32"/>
            </w:rPr>
          </w:pPr>
          <w:hyperlink w:anchor="_Toc155257940" w:history="1">
            <w:r w:rsidR="00E12DF1" w:rsidRPr="00E12DF1">
              <w:rPr>
                <w:rStyle w:val="Hyperlink"/>
                <w:b/>
                <w:noProof/>
                <w:color w:val="D99594" w:themeColor="accent2" w:themeTint="99"/>
                <w:sz w:val="32"/>
                <w:szCs w:val="32"/>
              </w:rPr>
              <w:t>4)</w:t>
            </w:r>
            <w:r w:rsidR="00E12DF1" w:rsidRPr="00E12DF1">
              <w:rPr>
                <w:rFonts w:asciiTheme="minorHAnsi" w:eastAsiaTheme="minorEastAsia" w:hAnsiTheme="minorHAnsi"/>
                <w:b/>
                <w:noProof/>
                <w:color w:val="D99594" w:themeColor="accent2" w:themeTint="99"/>
                <w:sz w:val="32"/>
                <w:szCs w:val="32"/>
              </w:rPr>
              <w:tab/>
            </w:r>
            <w:r w:rsidR="00E12DF1" w:rsidRPr="00E12DF1">
              <w:rPr>
                <w:rStyle w:val="Hyperlink"/>
                <w:b/>
                <w:noProof/>
                <w:color w:val="D99594" w:themeColor="accent2" w:themeTint="99"/>
                <w:sz w:val="32"/>
                <w:szCs w:val="32"/>
              </w:rPr>
              <w:t>Hoa hồng Đà Lạt nồng nàn quyến rũ</w:t>
            </w:r>
            <w:r w:rsidR="00E12DF1" w:rsidRPr="00E12DF1">
              <w:rPr>
                <w:b/>
                <w:noProof/>
                <w:webHidden/>
                <w:color w:val="D99594" w:themeColor="accent2" w:themeTint="99"/>
                <w:sz w:val="32"/>
                <w:szCs w:val="32"/>
              </w:rPr>
              <w:tab/>
            </w:r>
            <w:r w:rsidR="00E12DF1" w:rsidRPr="00E12DF1">
              <w:rPr>
                <w:b/>
                <w:noProof/>
                <w:webHidden/>
                <w:color w:val="D99594" w:themeColor="accent2" w:themeTint="99"/>
                <w:sz w:val="32"/>
                <w:szCs w:val="32"/>
              </w:rPr>
              <w:fldChar w:fldCharType="begin"/>
            </w:r>
            <w:r w:rsidR="00E12DF1" w:rsidRPr="00E12DF1">
              <w:rPr>
                <w:b/>
                <w:noProof/>
                <w:webHidden/>
                <w:color w:val="D99594" w:themeColor="accent2" w:themeTint="99"/>
                <w:sz w:val="32"/>
                <w:szCs w:val="32"/>
              </w:rPr>
              <w:instrText xml:space="preserve"> PAGEREF _Toc155257940 \h </w:instrText>
            </w:r>
            <w:r w:rsidR="00E12DF1" w:rsidRPr="00E12DF1">
              <w:rPr>
                <w:b/>
                <w:noProof/>
                <w:webHidden/>
                <w:color w:val="D99594" w:themeColor="accent2" w:themeTint="99"/>
                <w:sz w:val="32"/>
                <w:szCs w:val="32"/>
              </w:rPr>
            </w:r>
            <w:r w:rsidR="00E12DF1" w:rsidRPr="00E12DF1">
              <w:rPr>
                <w:b/>
                <w:noProof/>
                <w:webHidden/>
                <w:color w:val="D99594" w:themeColor="accent2" w:themeTint="99"/>
                <w:sz w:val="32"/>
                <w:szCs w:val="32"/>
              </w:rPr>
              <w:fldChar w:fldCharType="separate"/>
            </w:r>
            <w:r w:rsidR="00E12DF1" w:rsidRPr="00E12DF1">
              <w:rPr>
                <w:b/>
                <w:noProof/>
                <w:webHidden/>
                <w:color w:val="D99594" w:themeColor="accent2" w:themeTint="99"/>
                <w:sz w:val="32"/>
                <w:szCs w:val="32"/>
              </w:rPr>
              <w:t>2</w:t>
            </w:r>
            <w:r w:rsidR="00E12DF1" w:rsidRPr="00E12DF1">
              <w:rPr>
                <w:b/>
                <w:noProof/>
                <w:webHidden/>
                <w:color w:val="D99594" w:themeColor="accent2" w:themeTint="99"/>
                <w:sz w:val="32"/>
                <w:szCs w:val="32"/>
              </w:rPr>
              <w:fldChar w:fldCharType="end"/>
            </w:r>
          </w:hyperlink>
        </w:p>
        <w:p w:rsidR="00E12DF1" w:rsidRPr="00E12DF1" w:rsidRDefault="001120DE">
          <w:pPr>
            <w:pStyle w:val="TOC1"/>
            <w:tabs>
              <w:tab w:val="left" w:pos="440"/>
              <w:tab w:val="right" w:leader="dot" w:pos="9350"/>
            </w:tabs>
            <w:rPr>
              <w:rFonts w:asciiTheme="minorHAnsi" w:eastAsiaTheme="minorEastAsia" w:hAnsiTheme="minorHAnsi"/>
              <w:b/>
              <w:noProof/>
              <w:color w:val="D99594" w:themeColor="accent2" w:themeTint="99"/>
              <w:sz w:val="32"/>
              <w:szCs w:val="32"/>
            </w:rPr>
          </w:pPr>
          <w:hyperlink w:anchor="_Toc155257941" w:history="1">
            <w:r w:rsidR="00E12DF1" w:rsidRPr="00E12DF1">
              <w:rPr>
                <w:rStyle w:val="Hyperlink"/>
                <w:b/>
                <w:noProof/>
                <w:color w:val="D99594" w:themeColor="accent2" w:themeTint="99"/>
                <w:sz w:val="32"/>
                <w:szCs w:val="32"/>
              </w:rPr>
              <w:t>5)</w:t>
            </w:r>
            <w:r w:rsidR="00E12DF1" w:rsidRPr="00E12DF1">
              <w:rPr>
                <w:rFonts w:asciiTheme="minorHAnsi" w:eastAsiaTheme="minorEastAsia" w:hAnsiTheme="minorHAnsi"/>
                <w:b/>
                <w:noProof/>
                <w:color w:val="D99594" w:themeColor="accent2" w:themeTint="99"/>
                <w:sz w:val="32"/>
                <w:szCs w:val="32"/>
              </w:rPr>
              <w:tab/>
            </w:r>
            <w:r w:rsidR="00E12DF1" w:rsidRPr="00E12DF1">
              <w:rPr>
                <w:rStyle w:val="Hyperlink"/>
                <w:b/>
                <w:noProof/>
                <w:color w:val="D99594" w:themeColor="accent2" w:themeTint="99"/>
                <w:sz w:val="32"/>
                <w:szCs w:val="32"/>
              </w:rPr>
              <w:t>Phượng tím lung linh sắc màu</w:t>
            </w:r>
            <w:r w:rsidR="00E12DF1" w:rsidRPr="00E12DF1">
              <w:rPr>
                <w:b/>
                <w:noProof/>
                <w:webHidden/>
                <w:color w:val="D99594" w:themeColor="accent2" w:themeTint="99"/>
                <w:sz w:val="32"/>
                <w:szCs w:val="32"/>
              </w:rPr>
              <w:tab/>
            </w:r>
            <w:r w:rsidR="00E12DF1" w:rsidRPr="00E12DF1">
              <w:rPr>
                <w:b/>
                <w:noProof/>
                <w:webHidden/>
                <w:color w:val="D99594" w:themeColor="accent2" w:themeTint="99"/>
                <w:sz w:val="32"/>
                <w:szCs w:val="32"/>
              </w:rPr>
              <w:fldChar w:fldCharType="begin"/>
            </w:r>
            <w:r w:rsidR="00E12DF1" w:rsidRPr="00E12DF1">
              <w:rPr>
                <w:b/>
                <w:noProof/>
                <w:webHidden/>
                <w:color w:val="D99594" w:themeColor="accent2" w:themeTint="99"/>
                <w:sz w:val="32"/>
                <w:szCs w:val="32"/>
              </w:rPr>
              <w:instrText xml:space="preserve"> PAGEREF _Toc155257941 \h </w:instrText>
            </w:r>
            <w:r w:rsidR="00E12DF1" w:rsidRPr="00E12DF1">
              <w:rPr>
                <w:b/>
                <w:noProof/>
                <w:webHidden/>
                <w:color w:val="D99594" w:themeColor="accent2" w:themeTint="99"/>
                <w:sz w:val="32"/>
                <w:szCs w:val="32"/>
              </w:rPr>
            </w:r>
            <w:r w:rsidR="00E12DF1" w:rsidRPr="00E12DF1">
              <w:rPr>
                <w:b/>
                <w:noProof/>
                <w:webHidden/>
                <w:color w:val="D99594" w:themeColor="accent2" w:themeTint="99"/>
                <w:sz w:val="32"/>
                <w:szCs w:val="32"/>
              </w:rPr>
              <w:fldChar w:fldCharType="separate"/>
            </w:r>
            <w:r w:rsidR="00E12DF1" w:rsidRPr="00E12DF1">
              <w:rPr>
                <w:b/>
                <w:noProof/>
                <w:webHidden/>
                <w:color w:val="D99594" w:themeColor="accent2" w:themeTint="99"/>
                <w:sz w:val="32"/>
                <w:szCs w:val="32"/>
              </w:rPr>
              <w:t>3</w:t>
            </w:r>
            <w:r w:rsidR="00E12DF1" w:rsidRPr="00E12DF1">
              <w:rPr>
                <w:b/>
                <w:noProof/>
                <w:webHidden/>
                <w:color w:val="D99594" w:themeColor="accent2" w:themeTint="99"/>
                <w:sz w:val="32"/>
                <w:szCs w:val="32"/>
              </w:rPr>
              <w:fldChar w:fldCharType="end"/>
            </w:r>
          </w:hyperlink>
        </w:p>
        <w:p w:rsidR="00E12DF1" w:rsidRPr="00E12DF1" w:rsidRDefault="001120DE">
          <w:pPr>
            <w:pStyle w:val="TOC1"/>
            <w:tabs>
              <w:tab w:val="left" w:pos="440"/>
              <w:tab w:val="right" w:leader="dot" w:pos="9350"/>
            </w:tabs>
            <w:rPr>
              <w:rFonts w:asciiTheme="minorHAnsi" w:eastAsiaTheme="minorEastAsia" w:hAnsiTheme="minorHAnsi"/>
              <w:noProof/>
              <w:sz w:val="24"/>
            </w:rPr>
          </w:pPr>
          <w:hyperlink w:anchor="_Toc155257942" w:history="1">
            <w:r w:rsidR="00E12DF1" w:rsidRPr="00E12DF1">
              <w:rPr>
                <w:rStyle w:val="Hyperlink"/>
                <w:b/>
                <w:noProof/>
                <w:color w:val="D99594" w:themeColor="accent2" w:themeTint="99"/>
                <w:sz w:val="32"/>
                <w:szCs w:val="32"/>
              </w:rPr>
              <w:t>6)</w:t>
            </w:r>
            <w:r w:rsidR="00E12DF1" w:rsidRPr="00E12DF1">
              <w:rPr>
                <w:rFonts w:asciiTheme="minorHAnsi" w:eastAsiaTheme="minorEastAsia" w:hAnsiTheme="minorHAnsi"/>
                <w:b/>
                <w:noProof/>
                <w:color w:val="D99594" w:themeColor="accent2" w:themeTint="99"/>
                <w:sz w:val="32"/>
                <w:szCs w:val="32"/>
              </w:rPr>
              <w:tab/>
            </w:r>
            <w:r w:rsidR="00E12DF1" w:rsidRPr="00E12DF1">
              <w:rPr>
                <w:rStyle w:val="Hyperlink"/>
                <w:b/>
                <w:noProof/>
                <w:color w:val="D99594" w:themeColor="accent2" w:themeTint="99"/>
                <w:sz w:val="32"/>
                <w:szCs w:val="32"/>
              </w:rPr>
              <w:t>Hoa Anh Đào xôn xao lòng người</w:t>
            </w:r>
            <w:r w:rsidR="00E12DF1" w:rsidRPr="00E12DF1">
              <w:rPr>
                <w:b/>
                <w:noProof/>
                <w:webHidden/>
                <w:color w:val="D99594" w:themeColor="accent2" w:themeTint="99"/>
                <w:sz w:val="32"/>
                <w:szCs w:val="32"/>
              </w:rPr>
              <w:tab/>
            </w:r>
            <w:r w:rsidR="00E12DF1" w:rsidRPr="00E12DF1">
              <w:rPr>
                <w:b/>
                <w:noProof/>
                <w:webHidden/>
                <w:color w:val="D99594" w:themeColor="accent2" w:themeTint="99"/>
                <w:sz w:val="32"/>
                <w:szCs w:val="32"/>
              </w:rPr>
              <w:fldChar w:fldCharType="begin"/>
            </w:r>
            <w:r w:rsidR="00E12DF1" w:rsidRPr="00E12DF1">
              <w:rPr>
                <w:b/>
                <w:noProof/>
                <w:webHidden/>
                <w:color w:val="D99594" w:themeColor="accent2" w:themeTint="99"/>
                <w:sz w:val="32"/>
                <w:szCs w:val="32"/>
              </w:rPr>
              <w:instrText xml:space="preserve"> PAGEREF _Toc155257942 \h </w:instrText>
            </w:r>
            <w:r w:rsidR="00E12DF1" w:rsidRPr="00E12DF1">
              <w:rPr>
                <w:b/>
                <w:noProof/>
                <w:webHidden/>
                <w:color w:val="D99594" w:themeColor="accent2" w:themeTint="99"/>
                <w:sz w:val="32"/>
                <w:szCs w:val="32"/>
              </w:rPr>
            </w:r>
            <w:r w:rsidR="00E12DF1" w:rsidRPr="00E12DF1">
              <w:rPr>
                <w:b/>
                <w:noProof/>
                <w:webHidden/>
                <w:color w:val="D99594" w:themeColor="accent2" w:themeTint="99"/>
                <w:sz w:val="32"/>
                <w:szCs w:val="32"/>
              </w:rPr>
              <w:fldChar w:fldCharType="separate"/>
            </w:r>
            <w:r w:rsidR="00E12DF1" w:rsidRPr="00E12DF1">
              <w:rPr>
                <w:b/>
                <w:noProof/>
                <w:webHidden/>
                <w:color w:val="D99594" w:themeColor="accent2" w:themeTint="99"/>
                <w:sz w:val="32"/>
                <w:szCs w:val="32"/>
              </w:rPr>
              <w:t>3</w:t>
            </w:r>
            <w:r w:rsidR="00E12DF1" w:rsidRPr="00E12DF1">
              <w:rPr>
                <w:b/>
                <w:noProof/>
                <w:webHidden/>
                <w:color w:val="D99594" w:themeColor="accent2" w:themeTint="99"/>
                <w:sz w:val="32"/>
                <w:szCs w:val="32"/>
              </w:rPr>
              <w:fldChar w:fldCharType="end"/>
            </w:r>
          </w:hyperlink>
        </w:p>
        <w:p w:rsidR="00532E6D" w:rsidRDefault="00532E6D">
          <w:pPr>
            <w:rPr>
              <w:ins w:id="49" w:author="SV" w:date="2024-01-04T10:25:00Z"/>
            </w:rPr>
          </w:pPr>
          <w:ins w:id="50" w:author="SV" w:date="2024-01-04T10:25:00Z">
            <w:r w:rsidRPr="00E12DF1">
              <w:rPr>
                <w:b/>
                <w:bCs/>
                <w:noProof/>
                <w:sz w:val="28"/>
              </w:rPr>
              <w:fldChar w:fldCharType="end"/>
            </w:r>
          </w:ins>
        </w:p>
        <w:customXmlInsRangeStart w:id="51" w:author="SV" w:date="2024-01-04T10:25:00Z"/>
      </w:sdtContent>
    </w:sdt>
    <w:customXmlInsRangeEnd w:id="51"/>
    <w:p w:rsidR="001B464D" w:rsidRPr="005D4936" w:rsidRDefault="005D4936" w:rsidP="005D4936">
      <w:pPr>
        <w:rPr>
          <w:rFonts w:ascii="Tahoma" w:eastAsia="Times New Roman" w:hAnsi="Tahoma" w:cs="Tahoma"/>
          <w:b/>
          <w:sz w:val="40"/>
          <w:szCs w:val="40"/>
        </w:rPr>
      </w:pPr>
      <w:r w:rsidRPr="005D4936">
        <w:rPr>
          <w:rFonts w:ascii="Tahoma" w:eastAsia="Times New Roman" w:hAnsi="Tahoma" w:cs="Tahoma"/>
          <w:b/>
          <w:sz w:val="40"/>
          <w:szCs w:val="40"/>
        </w:rPr>
        <w:t>MỤC LỤC HÌNH</w:t>
      </w:r>
    </w:p>
    <w:p w:rsidR="005D4936" w:rsidRPr="005D4936" w:rsidRDefault="005D4936">
      <w:pPr>
        <w:pStyle w:val="TableofFigures"/>
        <w:tabs>
          <w:tab w:val="right" w:leader="dot" w:pos="9350"/>
        </w:tabs>
        <w:rPr>
          <w:noProof/>
          <w:color w:val="00B0F0"/>
          <w:sz w:val="32"/>
          <w:szCs w:val="32"/>
        </w:rPr>
      </w:pPr>
      <w:r w:rsidRPr="005D4936">
        <w:rPr>
          <w:rFonts w:ascii="Tahoma" w:eastAsia="Times New Roman" w:hAnsi="Tahoma" w:cs="Tahoma"/>
          <w:color w:val="00B0F0"/>
          <w:sz w:val="32"/>
          <w:szCs w:val="32"/>
        </w:rPr>
        <w:fldChar w:fldCharType="begin"/>
      </w:r>
      <w:r w:rsidRPr="005D4936">
        <w:rPr>
          <w:rFonts w:ascii="Tahoma" w:eastAsia="Times New Roman" w:hAnsi="Tahoma" w:cs="Tahoma"/>
          <w:color w:val="00B0F0"/>
          <w:sz w:val="32"/>
          <w:szCs w:val="32"/>
        </w:rPr>
        <w:instrText xml:space="preserve"> TOC \h \z \c "Hình" </w:instrText>
      </w:r>
      <w:r w:rsidRPr="005D4936">
        <w:rPr>
          <w:rFonts w:ascii="Tahoma" w:eastAsia="Times New Roman" w:hAnsi="Tahoma" w:cs="Tahoma"/>
          <w:color w:val="00B0F0"/>
          <w:sz w:val="32"/>
          <w:szCs w:val="32"/>
        </w:rPr>
        <w:fldChar w:fldCharType="separate"/>
      </w:r>
      <w:hyperlink r:id="rId27" w:anchor="_Toc155257557" w:history="1">
        <w:r w:rsidRPr="005D4936">
          <w:rPr>
            <w:rStyle w:val="Hyperlink"/>
            <w:b/>
            <w:noProof/>
            <w:color w:val="00B0F0"/>
            <w:sz w:val="32"/>
            <w:szCs w:val="32"/>
          </w:rPr>
          <w:t>Hình 1-Hoa Păng xê</w:t>
        </w:r>
        <w:r w:rsidRPr="005D4936">
          <w:rPr>
            <w:noProof/>
            <w:webHidden/>
            <w:color w:val="00B0F0"/>
            <w:sz w:val="32"/>
            <w:szCs w:val="32"/>
          </w:rPr>
          <w:tab/>
        </w:r>
        <w:r w:rsidRPr="005D4936">
          <w:rPr>
            <w:noProof/>
            <w:webHidden/>
            <w:color w:val="00B0F0"/>
            <w:sz w:val="32"/>
            <w:szCs w:val="32"/>
          </w:rPr>
          <w:fldChar w:fldCharType="begin"/>
        </w:r>
        <w:r w:rsidRPr="005D4936">
          <w:rPr>
            <w:noProof/>
            <w:webHidden/>
            <w:color w:val="00B0F0"/>
            <w:sz w:val="32"/>
            <w:szCs w:val="32"/>
          </w:rPr>
          <w:instrText xml:space="preserve"> PAGEREF _Toc155257557 \h </w:instrText>
        </w:r>
        <w:r w:rsidRPr="005D4936">
          <w:rPr>
            <w:noProof/>
            <w:webHidden/>
            <w:color w:val="00B0F0"/>
            <w:sz w:val="32"/>
            <w:szCs w:val="32"/>
          </w:rPr>
        </w:r>
        <w:r w:rsidRPr="005D4936">
          <w:rPr>
            <w:noProof/>
            <w:webHidden/>
            <w:color w:val="00B0F0"/>
            <w:sz w:val="32"/>
            <w:szCs w:val="32"/>
          </w:rPr>
          <w:fldChar w:fldCharType="separate"/>
        </w:r>
        <w:r w:rsidRPr="005D4936">
          <w:rPr>
            <w:noProof/>
            <w:webHidden/>
            <w:color w:val="00B0F0"/>
            <w:sz w:val="32"/>
            <w:szCs w:val="32"/>
          </w:rPr>
          <w:t>1</w:t>
        </w:r>
        <w:r w:rsidRPr="005D4936">
          <w:rPr>
            <w:noProof/>
            <w:webHidden/>
            <w:color w:val="00B0F0"/>
            <w:sz w:val="32"/>
            <w:szCs w:val="32"/>
          </w:rPr>
          <w:fldChar w:fldCharType="end"/>
        </w:r>
      </w:hyperlink>
    </w:p>
    <w:p w:rsidR="005D4936" w:rsidRPr="005D4936" w:rsidRDefault="001120DE">
      <w:pPr>
        <w:pStyle w:val="TableofFigures"/>
        <w:tabs>
          <w:tab w:val="right" w:leader="dot" w:pos="9350"/>
        </w:tabs>
        <w:rPr>
          <w:noProof/>
          <w:color w:val="00B0F0"/>
          <w:sz w:val="32"/>
          <w:szCs w:val="32"/>
        </w:rPr>
      </w:pPr>
      <w:hyperlink r:id="rId28" w:anchor="_Toc155257558" w:history="1">
        <w:r w:rsidR="005D4936" w:rsidRPr="005D4936">
          <w:rPr>
            <w:rStyle w:val="Hyperlink"/>
            <w:b/>
            <w:noProof/>
            <w:color w:val="00B0F0"/>
            <w:sz w:val="32"/>
            <w:szCs w:val="32"/>
          </w:rPr>
          <w:t>Hình 2-Hoa Dã quỳ</w:t>
        </w:r>
        <w:r w:rsidR="005D4936" w:rsidRPr="005D4936">
          <w:rPr>
            <w:noProof/>
            <w:webHidden/>
            <w:color w:val="00B0F0"/>
            <w:sz w:val="32"/>
            <w:szCs w:val="32"/>
          </w:rPr>
          <w:tab/>
        </w:r>
        <w:r w:rsidR="005D4936" w:rsidRPr="005D4936">
          <w:rPr>
            <w:noProof/>
            <w:webHidden/>
            <w:color w:val="00B0F0"/>
            <w:sz w:val="32"/>
            <w:szCs w:val="32"/>
          </w:rPr>
          <w:fldChar w:fldCharType="begin"/>
        </w:r>
        <w:r w:rsidR="005D4936" w:rsidRPr="005D4936">
          <w:rPr>
            <w:noProof/>
            <w:webHidden/>
            <w:color w:val="00B0F0"/>
            <w:sz w:val="32"/>
            <w:szCs w:val="32"/>
          </w:rPr>
          <w:instrText xml:space="preserve"> PAGEREF _Toc155257558 \h </w:instrText>
        </w:r>
        <w:r w:rsidR="005D4936" w:rsidRPr="005D4936">
          <w:rPr>
            <w:noProof/>
            <w:webHidden/>
            <w:color w:val="00B0F0"/>
            <w:sz w:val="32"/>
            <w:szCs w:val="32"/>
          </w:rPr>
        </w:r>
        <w:r w:rsidR="005D4936" w:rsidRPr="005D4936">
          <w:rPr>
            <w:noProof/>
            <w:webHidden/>
            <w:color w:val="00B0F0"/>
            <w:sz w:val="32"/>
            <w:szCs w:val="32"/>
          </w:rPr>
          <w:fldChar w:fldCharType="separate"/>
        </w:r>
        <w:r w:rsidR="005D4936" w:rsidRPr="005D4936">
          <w:rPr>
            <w:noProof/>
            <w:webHidden/>
            <w:color w:val="00B0F0"/>
            <w:sz w:val="32"/>
            <w:szCs w:val="32"/>
          </w:rPr>
          <w:t>1</w:t>
        </w:r>
        <w:r w:rsidR="005D4936" w:rsidRPr="005D4936">
          <w:rPr>
            <w:noProof/>
            <w:webHidden/>
            <w:color w:val="00B0F0"/>
            <w:sz w:val="32"/>
            <w:szCs w:val="32"/>
          </w:rPr>
          <w:fldChar w:fldCharType="end"/>
        </w:r>
      </w:hyperlink>
    </w:p>
    <w:p w:rsidR="005D4936" w:rsidRPr="005D4936" w:rsidRDefault="001120DE">
      <w:pPr>
        <w:pStyle w:val="TableofFigures"/>
        <w:tabs>
          <w:tab w:val="right" w:leader="dot" w:pos="9350"/>
        </w:tabs>
        <w:rPr>
          <w:noProof/>
          <w:color w:val="00B0F0"/>
          <w:sz w:val="32"/>
          <w:szCs w:val="32"/>
        </w:rPr>
      </w:pPr>
      <w:hyperlink r:id="rId29" w:anchor="_Toc155257559" w:history="1">
        <w:r w:rsidR="005D4936" w:rsidRPr="005D4936">
          <w:rPr>
            <w:rStyle w:val="Hyperlink"/>
            <w:b/>
            <w:noProof/>
            <w:color w:val="00B0F0"/>
            <w:sz w:val="32"/>
            <w:szCs w:val="32"/>
          </w:rPr>
          <w:t>Hình 3-Hoa Bồ công anh</w:t>
        </w:r>
        <w:r w:rsidR="005D4936" w:rsidRPr="005D4936">
          <w:rPr>
            <w:noProof/>
            <w:webHidden/>
            <w:color w:val="00B0F0"/>
            <w:sz w:val="32"/>
            <w:szCs w:val="32"/>
          </w:rPr>
          <w:tab/>
        </w:r>
        <w:r w:rsidR="005D4936" w:rsidRPr="005D4936">
          <w:rPr>
            <w:noProof/>
            <w:webHidden/>
            <w:color w:val="00B0F0"/>
            <w:sz w:val="32"/>
            <w:szCs w:val="32"/>
          </w:rPr>
          <w:fldChar w:fldCharType="begin"/>
        </w:r>
        <w:r w:rsidR="005D4936" w:rsidRPr="005D4936">
          <w:rPr>
            <w:noProof/>
            <w:webHidden/>
            <w:color w:val="00B0F0"/>
            <w:sz w:val="32"/>
            <w:szCs w:val="32"/>
          </w:rPr>
          <w:instrText xml:space="preserve"> PAGEREF _Toc155257559 \h </w:instrText>
        </w:r>
        <w:r w:rsidR="005D4936" w:rsidRPr="005D4936">
          <w:rPr>
            <w:noProof/>
            <w:webHidden/>
            <w:color w:val="00B0F0"/>
            <w:sz w:val="32"/>
            <w:szCs w:val="32"/>
          </w:rPr>
        </w:r>
        <w:r w:rsidR="005D4936" w:rsidRPr="005D4936">
          <w:rPr>
            <w:noProof/>
            <w:webHidden/>
            <w:color w:val="00B0F0"/>
            <w:sz w:val="32"/>
            <w:szCs w:val="32"/>
          </w:rPr>
          <w:fldChar w:fldCharType="separate"/>
        </w:r>
        <w:r w:rsidR="005D4936" w:rsidRPr="005D4936">
          <w:rPr>
            <w:noProof/>
            <w:webHidden/>
            <w:color w:val="00B0F0"/>
            <w:sz w:val="32"/>
            <w:szCs w:val="32"/>
          </w:rPr>
          <w:t>2</w:t>
        </w:r>
        <w:r w:rsidR="005D4936" w:rsidRPr="005D4936">
          <w:rPr>
            <w:noProof/>
            <w:webHidden/>
            <w:color w:val="00B0F0"/>
            <w:sz w:val="32"/>
            <w:szCs w:val="32"/>
          </w:rPr>
          <w:fldChar w:fldCharType="end"/>
        </w:r>
      </w:hyperlink>
    </w:p>
    <w:p w:rsidR="005D4936" w:rsidRPr="005D4936" w:rsidRDefault="001120DE">
      <w:pPr>
        <w:pStyle w:val="TableofFigures"/>
        <w:tabs>
          <w:tab w:val="right" w:leader="dot" w:pos="9350"/>
        </w:tabs>
        <w:rPr>
          <w:noProof/>
          <w:color w:val="00B0F0"/>
          <w:sz w:val="32"/>
          <w:szCs w:val="32"/>
        </w:rPr>
      </w:pPr>
      <w:hyperlink r:id="rId30" w:anchor="_Toc155257560" w:history="1">
        <w:r w:rsidR="005D4936" w:rsidRPr="005D4936">
          <w:rPr>
            <w:rStyle w:val="Hyperlink"/>
            <w:b/>
            <w:noProof/>
            <w:color w:val="00B0F0"/>
            <w:sz w:val="32"/>
            <w:szCs w:val="32"/>
          </w:rPr>
          <w:t>Hình 4-Hoa hồng</w:t>
        </w:r>
        <w:r w:rsidR="005D4936" w:rsidRPr="005D4936">
          <w:rPr>
            <w:noProof/>
            <w:webHidden/>
            <w:color w:val="00B0F0"/>
            <w:sz w:val="32"/>
            <w:szCs w:val="32"/>
          </w:rPr>
          <w:tab/>
        </w:r>
        <w:r w:rsidR="005D4936" w:rsidRPr="005D4936">
          <w:rPr>
            <w:noProof/>
            <w:webHidden/>
            <w:color w:val="00B0F0"/>
            <w:sz w:val="32"/>
            <w:szCs w:val="32"/>
          </w:rPr>
          <w:fldChar w:fldCharType="begin"/>
        </w:r>
        <w:r w:rsidR="005D4936" w:rsidRPr="005D4936">
          <w:rPr>
            <w:noProof/>
            <w:webHidden/>
            <w:color w:val="00B0F0"/>
            <w:sz w:val="32"/>
            <w:szCs w:val="32"/>
          </w:rPr>
          <w:instrText xml:space="preserve"> PAGEREF _Toc155257560 \h </w:instrText>
        </w:r>
        <w:r w:rsidR="005D4936" w:rsidRPr="005D4936">
          <w:rPr>
            <w:noProof/>
            <w:webHidden/>
            <w:color w:val="00B0F0"/>
            <w:sz w:val="32"/>
            <w:szCs w:val="32"/>
          </w:rPr>
        </w:r>
        <w:r w:rsidR="005D4936" w:rsidRPr="005D4936">
          <w:rPr>
            <w:noProof/>
            <w:webHidden/>
            <w:color w:val="00B0F0"/>
            <w:sz w:val="32"/>
            <w:szCs w:val="32"/>
          </w:rPr>
          <w:fldChar w:fldCharType="separate"/>
        </w:r>
        <w:r w:rsidR="005D4936" w:rsidRPr="005D4936">
          <w:rPr>
            <w:noProof/>
            <w:webHidden/>
            <w:color w:val="00B0F0"/>
            <w:sz w:val="32"/>
            <w:szCs w:val="32"/>
          </w:rPr>
          <w:t>2</w:t>
        </w:r>
        <w:r w:rsidR="005D4936" w:rsidRPr="005D4936">
          <w:rPr>
            <w:noProof/>
            <w:webHidden/>
            <w:color w:val="00B0F0"/>
            <w:sz w:val="32"/>
            <w:szCs w:val="32"/>
          </w:rPr>
          <w:fldChar w:fldCharType="end"/>
        </w:r>
      </w:hyperlink>
    </w:p>
    <w:p w:rsidR="005D4936" w:rsidRPr="005D4936" w:rsidRDefault="001120DE">
      <w:pPr>
        <w:pStyle w:val="TableofFigures"/>
        <w:tabs>
          <w:tab w:val="right" w:leader="dot" w:pos="9350"/>
        </w:tabs>
        <w:rPr>
          <w:noProof/>
          <w:color w:val="00B0F0"/>
          <w:sz w:val="32"/>
          <w:szCs w:val="32"/>
        </w:rPr>
      </w:pPr>
      <w:hyperlink r:id="rId31" w:anchor="_Toc155257561" w:history="1">
        <w:r w:rsidR="005D4936" w:rsidRPr="005D4936">
          <w:rPr>
            <w:rStyle w:val="Hyperlink"/>
            <w:b/>
            <w:noProof/>
            <w:color w:val="00B0F0"/>
            <w:sz w:val="32"/>
            <w:szCs w:val="32"/>
          </w:rPr>
          <w:t>Hình 5-Hoa Phượng tím</w:t>
        </w:r>
        <w:r w:rsidR="005D4936" w:rsidRPr="005D4936">
          <w:rPr>
            <w:noProof/>
            <w:webHidden/>
            <w:color w:val="00B0F0"/>
            <w:sz w:val="32"/>
            <w:szCs w:val="32"/>
          </w:rPr>
          <w:tab/>
        </w:r>
        <w:r w:rsidR="005D4936" w:rsidRPr="005D4936">
          <w:rPr>
            <w:noProof/>
            <w:webHidden/>
            <w:color w:val="00B0F0"/>
            <w:sz w:val="32"/>
            <w:szCs w:val="32"/>
          </w:rPr>
          <w:fldChar w:fldCharType="begin"/>
        </w:r>
        <w:r w:rsidR="005D4936" w:rsidRPr="005D4936">
          <w:rPr>
            <w:noProof/>
            <w:webHidden/>
            <w:color w:val="00B0F0"/>
            <w:sz w:val="32"/>
            <w:szCs w:val="32"/>
          </w:rPr>
          <w:instrText xml:space="preserve"> PAGEREF _Toc155257561 \h </w:instrText>
        </w:r>
        <w:r w:rsidR="005D4936" w:rsidRPr="005D4936">
          <w:rPr>
            <w:noProof/>
            <w:webHidden/>
            <w:color w:val="00B0F0"/>
            <w:sz w:val="32"/>
            <w:szCs w:val="32"/>
          </w:rPr>
        </w:r>
        <w:r w:rsidR="005D4936" w:rsidRPr="005D4936">
          <w:rPr>
            <w:noProof/>
            <w:webHidden/>
            <w:color w:val="00B0F0"/>
            <w:sz w:val="32"/>
            <w:szCs w:val="32"/>
          </w:rPr>
          <w:fldChar w:fldCharType="separate"/>
        </w:r>
        <w:r w:rsidR="005D4936" w:rsidRPr="005D4936">
          <w:rPr>
            <w:noProof/>
            <w:webHidden/>
            <w:color w:val="00B0F0"/>
            <w:sz w:val="32"/>
            <w:szCs w:val="32"/>
          </w:rPr>
          <w:t>3</w:t>
        </w:r>
        <w:r w:rsidR="005D4936" w:rsidRPr="005D4936">
          <w:rPr>
            <w:noProof/>
            <w:webHidden/>
            <w:color w:val="00B0F0"/>
            <w:sz w:val="32"/>
            <w:szCs w:val="32"/>
          </w:rPr>
          <w:fldChar w:fldCharType="end"/>
        </w:r>
      </w:hyperlink>
    </w:p>
    <w:p w:rsidR="005D4936" w:rsidRPr="005D4936" w:rsidRDefault="001120DE">
      <w:pPr>
        <w:pStyle w:val="TableofFigures"/>
        <w:tabs>
          <w:tab w:val="right" w:leader="dot" w:pos="9350"/>
        </w:tabs>
        <w:rPr>
          <w:noProof/>
          <w:color w:val="00B0F0"/>
          <w:sz w:val="32"/>
          <w:szCs w:val="32"/>
        </w:rPr>
      </w:pPr>
      <w:hyperlink r:id="rId32" w:anchor="_Toc155257562" w:history="1">
        <w:r w:rsidR="005D4936" w:rsidRPr="005D4936">
          <w:rPr>
            <w:rStyle w:val="Hyperlink"/>
            <w:b/>
            <w:noProof/>
            <w:color w:val="00B0F0"/>
            <w:sz w:val="32"/>
            <w:szCs w:val="32"/>
          </w:rPr>
          <w:t>Hình 6-Hoa anh đào</w:t>
        </w:r>
        <w:r w:rsidR="005D4936" w:rsidRPr="005D4936">
          <w:rPr>
            <w:noProof/>
            <w:webHidden/>
            <w:color w:val="00B0F0"/>
            <w:sz w:val="32"/>
            <w:szCs w:val="32"/>
          </w:rPr>
          <w:tab/>
        </w:r>
        <w:r w:rsidR="005D4936" w:rsidRPr="005D4936">
          <w:rPr>
            <w:noProof/>
            <w:webHidden/>
            <w:color w:val="00B0F0"/>
            <w:sz w:val="32"/>
            <w:szCs w:val="32"/>
          </w:rPr>
          <w:fldChar w:fldCharType="begin"/>
        </w:r>
        <w:r w:rsidR="005D4936" w:rsidRPr="005D4936">
          <w:rPr>
            <w:noProof/>
            <w:webHidden/>
            <w:color w:val="00B0F0"/>
            <w:sz w:val="32"/>
            <w:szCs w:val="32"/>
          </w:rPr>
          <w:instrText xml:space="preserve"> PAGEREF _Toc155257562 \h </w:instrText>
        </w:r>
        <w:r w:rsidR="005D4936" w:rsidRPr="005D4936">
          <w:rPr>
            <w:noProof/>
            <w:webHidden/>
            <w:color w:val="00B0F0"/>
            <w:sz w:val="32"/>
            <w:szCs w:val="32"/>
          </w:rPr>
        </w:r>
        <w:r w:rsidR="005D4936" w:rsidRPr="005D4936">
          <w:rPr>
            <w:noProof/>
            <w:webHidden/>
            <w:color w:val="00B0F0"/>
            <w:sz w:val="32"/>
            <w:szCs w:val="32"/>
          </w:rPr>
          <w:fldChar w:fldCharType="separate"/>
        </w:r>
        <w:r w:rsidR="005D4936" w:rsidRPr="005D4936">
          <w:rPr>
            <w:noProof/>
            <w:webHidden/>
            <w:color w:val="00B0F0"/>
            <w:sz w:val="32"/>
            <w:szCs w:val="32"/>
          </w:rPr>
          <w:t>3</w:t>
        </w:r>
        <w:r w:rsidR="005D4936" w:rsidRPr="005D4936">
          <w:rPr>
            <w:noProof/>
            <w:webHidden/>
            <w:color w:val="00B0F0"/>
            <w:sz w:val="32"/>
            <w:szCs w:val="32"/>
          </w:rPr>
          <w:fldChar w:fldCharType="end"/>
        </w:r>
      </w:hyperlink>
    </w:p>
    <w:p w:rsidR="005D4936" w:rsidRPr="00E12DF1" w:rsidRDefault="005D4936" w:rsidP="00E12DF1">
      <w:pPr>
        <w:shd w:val="clear" w:color="auto" w:fill="FFFFFF"/>
        <w:spacing w:after="270" w:line="360" w:lineRule="auto"/>
        <w:jc w:val="both"/>
        <w:rPr>
          <w:rFonts w:ascii="Tahoma" w:eastAsia="Times New Roman" w:hAnsi="Tahoma" w:cs="Tahoma"/>
          <w:color w:val="000000"/>
          <w:szCs w:val="26"/>
        </w:rPr>
        <w:sectPr w:rsidR="005D4936" w:rsidRPr="00E12DF1">
          <w:pgSz w:w="12240" w:h="15840"/>
          <w:pgMar w:top="1440" w:right="1440" w:bottom="1440" w:left="1440" w:header="720" w:footer="720" w:gutter="0"/>
          <w:cols w:space="720"/>
          <w:docGrid w:linePitch="360"/>
        </w:sectPr>
      </w:pPr>
      <w:r w:rsidRPr="005D4936">
        <w:rPr>
          <w:rFonts w:ascii="Tahoma" w:eastAsia="Times New Roman" w:hAnsi="Tahoma" w:cs="Tahoma"/>
          <w:color w:val="00B0F0"/>
          <w:sz w:val="32"/>
          <w:szCs w:val="32"/>
        </w:rPr>
        <w:fldChar w:fldCharType="end"/>
      </w:r>
    </w:p>
    <w:p w:rsidR="003E14D0" w:rsidRPr="00BC6F4A" w:rsidRDefault="00E11AD8" w:rsidP="00BC6F4A">
      <w:pPr>
        <w:shd w:val="clear" w:color="auto" w:fill="FFFFFF"/>
        <w:spacing w:after="270" w:line="240" w:lineRule="auto"/>
        <w:jc w:val="both"/>
        <w:rPr>
          <w:rFonts w:ascii="Tahoma" w:eastAsia="Times New Roman" w:hAnsi="Tahoma" w:cs="Tahoma"/>
          <w:color w:val="333333"/>
          <w:szCs w:val="26"/>
        </w:rPr>
      </w:pPr>
      <w:r>
        <w:rPr>
          <w:noProof/>
        </w:rPr>
        <mc:AlternateContent>
          <mc:Choice Requires="wps">
            <w:drawing>
              <wp:anchor distT="0" distB="0" distL="114300" distR="114300" simplePos="0" relativeHeight="251727872" behindDoc="1" locked="0" layoutInCell="1" allowOverlap="1" wp14:anchorId="154190AA" wp14:editId="0F5788ED">
                <wp:simplePos x="0" y="0"/>
                <wp:positionH relativeFrom="margin">
                  <wp:posOffset>2042363</wp:posOffset>
                </wp:positionH>
                <wp:positionV relativeFrom="paragraph">
                  <wp:posOffset>116489</wp:posOffset>
                </wp:positionV>
                <wp:extent cx="5962650" cy="787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62650" cy="787400"/>
                        </a:xfrm>
                        <a:prstGeom prst="rect">
                          <a:avLst/>
                        </a:prstGeom>
                        <a:noFill/>
                        <a:ln>
                          <a:noFill/>
                        </a:ln>
                      </wps:spPr>
                      <wps:txbx>
                        <w:txbxContent>
                          <w:p w:rsidR="001120DE" w:rsidRPr="00E11AD8" w:rsidRDefault="001120DE" w:rsidP="00E53682">
                            <w:pPr>
                              <w:jc w:val="center"/>
                              <w:rPr>
                                <w:rFonts w:ascii="Tahoma" w:hAnsi="Tahoma" w:cs="Tahoma"/>
                                <w:color w:val="4F81BD" w:themeColor="accent1"/>
                                <w:sz w:val="72"/>
                                <w:szCs w:val="72"/>
                                <w14:shadow w14:blurRad="38100" w14:dist="25400" w14:dir="5400000" w14:sx="100000" w14:sy="100000" w14:kx="0" w14:ky="0" w14:algn="ctr">
                                  <w14:srgbClr w14:val="6E747A">
                                    <w14:alpha w14:val="57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tx2">
                                      <w14:lumMod w14:val="60000"/>
                                      <w14:lumOff w14:val="40000"/>
                                    </w14:schemeClr>
                                  </w14:solidFill>
                                  <w14:prstDash w14:val="solid"/>
                                  <w14:round/>
                                </w14:textOutline>
                                <w14:props3d w14:extrusionH="57150" w14:contourW="0" w14:prstMaterial="warmMatte">
                                  <w14:bevelT w14:w="38100" w14:h="38100" w14:prst="convex"/>
                                </w14:props3d>
                              </w:rPr>
                            </w:pPr>
                            <w:r w:rsidRPr="00E11AD8">
                              <w:rPr>
                                <w:rFonts w:ascii="Tahoma" w:hAnsi="Tahoma" w:cs="Tahoma"/>
                                <w:color w:val="4F81BD" w:themeColor="accent1"/>
                                <w:sz w:val="72"/>
                                <w:szCs w:val="72"/>
                                <w14:shadow w14:blurRad="38100" w14:dist="25400" w14:dir="5400000" w14:sx="100000" w14:sy="100000" w14:kx="0" w14:ky="0" w14:algn="ctr">
                                  <w14:srgbClr w14:val="6E747A">
                                    <w14:alpha w14:val="57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tx2">
                                      <w14:lumMod w14:val="60000"/>
                                      <w14:lumOff w14:val="40000"/>
                                    </w14:schemeClr>
                                  </w14:solidFill>
                                  <w14:prstDash w14:val="solid"/>
                                  <w14:round/>
                                </w14:textOutline>
                                <w14:props3d w14:extrusionH="57150" w14:contourW="0" w14:prstMaterial="warmMatte">
                                  <w14:bevelT w14:w="38100" w14:h="38100" w14:prst="convex"/>
                                </w14:props3d>
                              </w:rPr>
                              <w:t>THƯ MỜI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prst="convex"/>
                        </a:sp3d>
                      </wps:bodyPr>
                    </wps:wsp>
                  </a:graphicData>
                </a:graphic>
                <wp14:sizeRelV relativeFrom="margin">
                  <wp14:pctHeight>0</wp14:pctHeight>
                </wp14:sizeRelV>
              </wp:anchor>
            </w:drawing>
          </mc:Choice>
          <mc:Fallback>
            <w:pict>
              <v:shape w14:anchorId="154190AA" id="Text Box 17" o:spid="_x0000_s1034" type="#_x0000_t202" style="position:absolute;left:0;text-align:left;margin-left:160.8pt;margin-top:9.15pt;width:469.5pt;height:62pt;z-index:-2515886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" filled="f" stroked="f">
                <v:textbox>
                  <w:txbxContent>
                    <w:p w:rsidR="001120DE" w:rsidRPr="00E11AD8" w:rsidRDefault="001120DE" w:rsidP="00E53682">
                      <w:pPr>
                        <w:jc w:val="center"/>
                        <w:rPr>
                          <w:rFonts w:ascii="Tahoma" w:hAnsi="Tahoma" w:cs="Tahoma"/>
                          <w:color w:val="4F81BD" w:themeColor="accent1"/>
                          <w:sz w:val="72"/>
                          <w:szCs w:val="72"/>
                          <w14:shadow w14:blurRad="38100" w14:dist="25400" w14:dir="5400000" w14:sx="100000" w14:sy="100000" w14:kx="0" w14:ky="0" w14:algn="ctr">
                            <w14:srgbClr w14:val="6E747A">
                              <w14:alpha w14:val="57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tx2">
                                <w14:lumMod w14:val="60000"/>
                                <w14:lumOff w14:val="40000"/>
                              </w14:schemeClr>
                            </w14:solidFill>
                            <w14:prstDash w14:val="solid"/>
                            <w14:round/>
                          </w14:textOutline>
                          <w14:props3d w14:extrusionH="57150" w14:contourW="0" w14:prstMaterial="warmMatte">
                            <w14:bevelT w14:w="38100" w14:h="38100" w14:prst="convex"/>
                          </w14:props3d>
                        </w:rPr>
                      </w:pPr>
                      <w:r w:rsidRPr="00E11AD8">
                        <w:rPr>
                          <w:rFonts w:ascii="Tahoma" w:hAnsi="Tahoma" w:cs="Tahoma"/>
                          <w:color w:val="4F81BD" w:themeColor="accent1"/>
                          <w:sz w:val="72"/>
                          <w:szCs w:val="72"/>
                          <w14:shadow w14:blurRad="38100" w14:dist="25400" w14:dir="5400000" w14:sx="100000" w14:sy="100000" w14:kx="0" w14:ky="0" w14:algn="ctr">
                            <w14:srgbClr w14:val="6E747A">
                              <w14:alpha w14:val="57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tx2">
                                <w14:lumMod w14:val="60000"/>
                                <w14:lumOff w14:val="40000"/>
                              </w14:schemeClr>
                            </w14:solidFill>
                            <w14:prstDash w14:val="solid"/>
                            <w14:round/>
                          </w14:textOutline>
                          <w14:props3d w14:extrusionH="57150" w14:contourW="0" w14:prstMaterial="warmMatte">
                            <w14:bevelT w14:w="38100" w14:h="38100" w14:prst="convex"/>
                          </w14:props3d>
                        </w:rPr>
                        <w:t>THƯ MỜI</w:t>
                      </w:r>
                    </w:p>
                  </w:txbxContent>
                </v:textbox>
                <w10:wrap type="square" anchorx="margin"/>
              </v:shape>
            </w:pict>
          </mc:Fallback>
        </mc:AlternateContent>
      </w:r>
      <w:r w:rsidR="003E14D0">
        <w:rPr>
          <w:rFonts w:ascii="Tahoma" w:eastAsia="Times New Roman" w:hAnsi="Tahoma" w:cs="Tahoma"/>
          <w:noProof/>
          <w:color w:val="767676"/>
          <w:szCs w:val="26"/>
        </w:rPr>
        <mc:AlternateContent>
          <mc:Choice Requires="wps">
            <w:drawing>
              <wp:anchor distT="0" distB="0" distL="114300" distR="114300" simplePos="0" relativeHeight="251589632" behindDoc="0" locked="0" layoutInCell="1" allowOverlap="1" wp14:anchorId="40701E8F" wp14:editId="285119A2">
                <wp:simplePos x="0" y="0"/>
                <wp:positionH relativeFrom="column">
                  <wp:posOffset>161925</wp:posOffset>
                </wp:positionH>
                <wp:positionV relativeFrom="paragraph">
                  <wp:posOffset>171450</wp:posOffset>
                </wp:positionV>
                <wp:extent cx="5963055" cy="3210128"/>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5963055" cy="3210128"/>
                        </a:xfrm>
                        <a:prstGeom prst="roundRect">
                          <a:avLst/>
                        </a:prstGeom>
                        <a:noFill/>
                        <a:ln w="3175"/>
                      </wps:spPr>
                      <wps:style>
                        <a:lnRef idx="2">
                          <a:schemeClr val="accent1"/>
                        </a:lnRef>
                        <a:fillRef idx="1">
                          <a:schemeClr val="lt1"/>
                        </a:fillRef>
                        <a:effectRef idx="0">
                          <a:schemeClr val="accent1"/>
                        </a:effectRef>
                        <a:fontRef idx="minor">
                          <a:schemeClr val="dk1"/>
                        </a:fontRef>
                      </wps:style>
                      <wps:txbx>
                        <w:txbxContent>
                          <w:p w:rsidR="001120DE" w:rsidRDefault="001120DE" w:rsidP="003E14D0"/>
                          <w:p w:rsidR="001120DE" w:rsidRDefault="001120DE" w:rsidP="003E14D0">
                            <w:r>
                              <w:t xml:space="preserve">Kính gửi: </w:t>
                            </w:r>
                            <w:bookmarkStart w:id="52" w:name="_GoBack"/>
                            <w:bookmarkEnd w:id="52"/>
                            <w:r>
                              <w:t xml:space="preserve">Chị </w:t>
                            </w:r>
                            <w:r w:rsidRPr="001120DE">
                              <w:rPr>
                                <w:color w:val="FF0000"/>
                              </w:rPr>
                              <w:fldChar w:fldCharType="begin"/>
                            </w:r>
                            <w:r w:rsidRPr="001120DE">
                              <w:rPr>
                                <w:color w:val="FF0000"/>
                              </w:rPr>
                              <w:instrText xml:space="preserve"> MERGEFIELD HoLot </w:instrText>
                            </w:r>
                            <w:r w:rsidRPr="001120DE">
                              <w:rPr>
                                <w:color w:val="FF0000"/>
                              </w:rPr>
                              <w:fldChar w:fldCharType="separate"/>
                            </w:r>
                            <w:r w:rsidR="000909D7">
                              <w:rPr>
                                <w:noProof/>
                                <w:color w:val="FF0000"/>
                              </w:rPr>
                              <w:t>«HoLot»</w:t>
                            </w:r>
                            <w:r w:rsidRPr="001120DE">
                              <w:rPr>
                                <w:color w:val="FF0000"/>
                              </w:rPr>
                              <w:fldChar w:fldCharType="end"/>
                            </w:r>
                            <w:r w:rsidRPr="001120DE">
                              <w:rPr>
                                <w:color w:val="FF0000"/>
                              </w:rPr>
                              <w:fldChar w:fldCharType="begin"/>
                            </w:r>
                            <w:r w:rsidRPr="001120DE">
                              <w:rPr>
                                <w:color w:val="FF0000"/>
                              </w:rPr>
                              <w:instrText xml:space="preserve"> MERGEFIELD Ten </w:instrText>
                            </w:r>
                            <w:r w:rsidRPr="001120DE">
                              <w:rPr>
                                <w:color w:val="FF0000"/>
                              </w:rPr>
                              <w:fldChar w:fldCharType="separate"/>
                            </w:r>
                            <w:r w:rsidR="000909D7">
                              <w:rPr>
                                <w:noProof/>
                                <w:color w:val="FF0000"/>
                              </w:rPr>
                              <w:t>«Ten»</w:t>
                            </w:r>
                            <w:r w:rsidRPr="001120DE">
                              <w:rPr>
                                <w:color w:val="FF0000"/>
                              </w:rPr>
                              <w:fldChar w:fldCharType="end"/>
                            </w:r>
                          </w:p>
                          <w:p w:rsidR="001120DE" w:rsidRDefault="001120DE" w:rsidP="003E14D0">
                            <w:r>
                              <w:t xml:space="preserve">Tới dự buổi: </w:t>
                            </w:r>
                            <w:r w:rsidRPr="00E11AD8">
                              <w:rPr>
                                <w:b/>
                                <w:color w:val="70AD47"/>
                                <w:spacing w:val="10"/>
                                <w14:glow w14:rad="38100">
                                  <w14:schemeClr w14:val="accent1">
                                    <w14:alpha w14:val="60000"/>
                                  </w14:schemeClr>
                                </w14:glow>
                                <w14:textOutline w14:w="9525" w14:cap="flat" w14:cmpd="sng" w14:algn="ctr">
                                  <w14:solidFill>
                                    <w14:schemeClr w14:val="accent2">
                                      <w14:lumMod w14:val="75000"/>
                                    </w14:schemeClr>
                                  </w14:solidFill>
                                  <w14:prstDash w14:val="solid"/>
                                  <w14:round/>
                                </w14:textOutline>
                                <w14:textFill>
                                  <w14:solidFill>
                                    <w14:srgbClr w14:val="70AD47">
                                      <w14:tint w14:val="1000"/>
                                    </w14:srgbClr>
                                  </w14:solidFill>
                                </w14:textFill>
                              </w:rPr>
                              <w:t>HỘI THẢO DU HỌC SINGAPORE</w:t>
                            </w:r>
                          </w:p>
                          <w:p w:rsidR="001120DE" w:rsidRDefault="001120DE" w:rsidP="003E14D0">
                            <w:r>
                              <w:t>Tại: 15 Trần Hưng Đạo, Q1, Tp HCM. Phòng: 206</w:t>
                            </w:r>
                          </w:p>
                          <w:p w:rsidR="001120DE" w:rsidRDefault="001120DE" w:rsidP="003E14D0">
                            <w:r>
                              <w:t>Vào lúc: 7h30</w:t>
                            </w:r>
                          </w:p>
                          <w:p w:rsidR="001120DE" w:rsidRDefault="001120DE" w:rsidP="003E14D0">
                            <w:r>
                              <w:t>Ngày: 12/15/2019</w:t>
                            </w:r>
                          </w:p>
                          <w:p w:rsidR="001120DE" w:rsidRDefault="001120DE" w:rsidP="003E14D0">
                            <w:r>
                              <w:t>Khi đi vui lòng mang theo thư mời</w:t>
                            </w:r>
                          </w:p>
                          <w:p w:rsidR="001120DE" w:rsidRDefault="001120DE" w:rsidP="003E14D0">
                            <w:pPr>
                              <w:jc w:val="right"/>
                            </w:pPr>
                            <w:r>
                              <w:t xml:space="preserve">Rất hân hạnh được đón tiếp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0701E8F" id="Rounded Rectangle 9" o:spid="_x0000_s1035" style="position:absolute;left:0;text-align:left;margin-left:12.75pt;margin-top:13.5pt;width:469.55pt;height:252.75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" filled="f" strokecolor="#4f81bd [3204]" strokeweight=".25pt">
                <v:textbox>
                  <w:txbxContent>
                    <w:p w:rsidR="001120DE" w:rsidRDefault="001120DE" w:rsidP="003E14D0"/>
                    <w:p w:rsidR="001120DE" w:rsidRDefault="001120DE" w:rsidP="003E14D0">
                      <w:r>
                        <w:t xml:space="preserve">Kính gửi: </w:t>
                      </w:r>
                      <w:bookmarkStart w:id="53" w:name="_GoBack"/>
                      <w:bookmarkEnd w:id="53"/>
                      <w:r>
                        <w:t xml:space="preserve">Chị </w:t>
                      </w:r>
                      <w:r w:rsidRPr="001120DE">
                        <w:rPr>
                          <w:color w:val="FF0000"/>
                        </w:rPr>
                        <w:fldChar w:fldCharType="begin"/>
                      </w:r>
                      <w:r w:rsidRPr="001120DE">
                        <w:rPr>
                          <w:color w:val="FF0000"/>
                        </w:rPr>
                        <w:instrText xml:space="preserve"> MERGEFIELD HoLot </w:instrText>
                      </w:r>
                      <w:r w:rsidRPr="001120DE">
                        <w:rPr>
                          <w:color w:val="FF0000"/>
                        </w:rPr>
                        <w:fldChar w:fldCharType="separate"/>
                      </w:r>
                      <w:r w:rsidR="000909D7">
                        <w:rPr>
                          <w:noProof/>
                          <w:color w:val="FF0000"/>
                        </w:rPr>
                        <w:t>«HoLot»</w:t>
                      </w:r>
                      <w:r w:rsidRPr="001120DE">
                        <w:rPr>
                          <w:color w:val="FF0000"/>
                        </w:rPr>
                        <w:fldChar w:fldCharType="end"/>
                      </w:r>
                      <w:r w:rsidRPr="001120DE">
                        <w:rPr>
                          <w:color w:val="FF0000"/>
                        </w:rPr>
                        <w:fldChar w:fldCharType="begin"/>
                      </w:r>
                      <w:r w:rsidRPr="001120DE">
                        <w:rPr>
                          <w:color w:val="FF0000"/>
                        </w:rPr>
                        <w:instrText xml:space="preserve"> MERGEFIELD Ten </w:instrText>
                      </w:r>
                      <w:r w:rsidRPr="001120DE">
                        <w:rPr>
                          <w:color w:val="FF0000"/>
                        </w:rPr>
                        <w:fldChar w:fldCharType="separate"/>
                      </w:r>
                      <w:r w:rsidR="000909D7">
                        <w:rPr>
                          <w:noProof/>
                          <w:color w:val="FF0000"/>
                        </w:rPr>
                        <w:t>«Ten»</w:t>
                      </w:r>
                      <w:r w:rsidRPr="001120DE">
                        <w:rPr>
                          <w:color w:val="FF0000"/>
                        </w:rPr>
                        <w:fldChar w:fldCharType="end"/>
                      </w:r>
                    </w:p>
                    <w:p w:rsidR="001120DE" w:rsidRDefault="001120DE" w:rsidP="003E14D0">
                      <w:r>
                        <w:t xml:space="preserve">Tới dự buổi: </w:t>
                      </w:r>
                      <w:r w:rsidRPr="00E11AD8">
                        <w:rPr>
                          <w:b/>
                          <w:color w:val="70AD47"/>
                          <w:spacing w:val="10"/>
                          <w14:glow w14:rad="38100">
                            <w14:schemeClr w14:val="accent1">
                              <w14:alpha w14:val="60000"/>
                            </w14:schemeClr>
                          </w14:glow>
                          <w14:textOutline w14:w="9525" w14:cap="flat" w14:cmpd="sng" w14:algn="ctr">
                            <w14:solidFill>
                              <w14:schemeClr w14:val="accent2">
                                <w14:lumMod w14:val="75000"/>
                              </w14:schemeClr>
                            </w14:solidFill>
                            <w14:prstDash w14:val="solid"/>
                            <w14:round/>
                          </w14:textOutline>
                          <w14:textFill>
                            <w14:solidFill>
                              <w14:srgbClr w14:val="70AD47">
                                <w14:tint w14:val="1000"/>
                              </w14:srgbClr>
                            </w14:solidFill>
                          </w14:textFill>
                        </w:rPr>
                        <w:t>HỘI THẢO DU HỌC SINGAPORE</w:t>
                      </w:r>
                    </w:p>
                    <w:p w:rsidR="001120DE" w:rsidRDefault="001120DE" w:rsidP="003E14D0">
                      <w:r>
                        <w:t>Tại: 15 Trần Hưng Đạo, Q1, Tp HCM. Phòng: 206</w:t>
                      </w:r>
                    </w:p>
                    <w:p w:rsidR="001120DE" w:rsidRDefault="001120DE" w:rsidP="003E14D0">
                      <w:r>
                        <w:t>Vào lúc: 7h30</w:t>
                      </w:r>
                    </w:p>
                    <w:p w:rsidR="001120DE" w:rsidRDefault="001120DE" w:rsidP="003E14D0">
                      <w:r>
                        <w:t>Ngày: 12/15/2019</w:t>
                      </w:r>
                    </w:p>
                    <w:p w:rsidR="001120DE" w:rsidRDefault="001120DE" w:rsidP="003E14D0">
                      <w:r>
                        <w:t>Khi đi vui lòng mang theo thư mời</w:t>
                      </w:r>
                    </w:p>
                    <w:p w:rsidR="001120DE" w:rsidRDefault="001120DE" w:rsidP="003E14D0">
                      <w:pPr>
                        <w:jc w:val="right"/>
                      </w:pPr>
                      <w:r>
                        <w:t xml:space="preserve">Rất hân hạnh được đón tiếp </w:t>
                      </w:r>
                    </w:p>
                  </w:txbxContent>
                </v:textbox>
              </v:roundrect>
            </w:pict>
          </mc:Fallback>
        </mc:AlternateContent>
      </w:r>
    </w:p>
    <w:p w:rsidR="00BC6F4A" w:rsidRPr="00BC6F4A" w:rsidRDefault="00BC6F4A" w:rsidP="00BC6F4A">
      <w:pPr>
        <w:shd w:val="clear" w:color="auto" w:fill="FFFFFF"/>
        <w:spacing w:after="0" w:line="240" w:lineRule="auto"/>
        <w:jc w:val="center"/>
        <w:rPr>
          <w:rFonts w:ascii="Tahoma" w:eastAsia="Times New Roman" w:hAnsi="Tahoma" w:cs="Tahoma"/>
          <w:color w:val="767676"/>
          <w:szCs w:val="26"/>
        </w:rPr>
      </w:pPr>
    </w:p>
    <w:p w:rsidR="00B85737" w:rsidRPr="00BC6F4A" w:rsidRDefault="00B85737" w:rsidP="00BC6F4A">
      <w:pPr>
        <w:rPr>
          <w:rFonts w:ascii="Tahoma" w:hAnsi="Tahoma" w:cs="Tahoma"/>
          <w:szCs w:val="26"/>
        </w:rPr>
      </w:pPr>
    </w:p>
    <w:sectPr w:rsidR="00B85737" w:rsidRPr="00BC6F4A">
      <w:headerReference w:type="even" r:id="rId33"/>
      <w:headerReference w:type="default" r:id="rId34"/>
      <w:head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0DE" w:rsidRDefault="001120DE" w:rsidP="00DE6FCB">
      <w:pPr>
        <w:spacing w:after="0" w:line="240" w:lineRule="auto"/>
      </w:pPr>
      <w:r>
        <w:separator/>
      </w:r>
    </w:p>
  </w:endnote>
  <w:endnote w:type="continuationSeparator" w:id="0">
    <w:p w:rsidR="001120DE" w:rsidRDefault="001120DE" w:rsidP="00DE6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002525"/>
      <w:docPartObj>
        <w:docPartGallery w:val="Page Numbers (Bottom of Page)"/>
        <w:docPartUnique/>
      </w:docPartObj>
    </w:sdtPr>
    <w:sdtEndPr>
      <w:rPr>
        <w:noProof/>
      </w:rPr>
    </w:sdtEndPr>
    <w:sdtContent>
      <w:p w:rsidR="001120DE" w:rsidRDefault="001120DE">
        <w:pPr>
          <w:pStyle w:val="Footer"/>
          <w:jc w:val="center"/>
        </w:pPr>
        <w:r>
          <w:t xml:space="preserve">Trang: </w:t>
        </w:r>
        <w:r>
          <w:fldChar w:fldCharType="begin"/>
        </w:r>
        <w:r>
          <w:instrText xml:space="preserve"> PAGE   \* MERGEFORMAT </w:instrText>
        </w:r>
        <w:r>
          <w:fldChar w:fldCharType="separate"/>
        </w:r>
        <w:r w:rsidR="000909D7">
          <w:rPr>
            <w:noProof/>
          </w:rPr>
          <w:t>5</w:t>
        </w:r>
        <w:r>
          <w:rPr>
            <w:noProof/>
          </w:rPr>
          <w:fldChar w:fldCharType="end"/>
        </w:r>
      </w:p>
    </w:sdtContent>
  </w:sdt>
  <w:p w:rsidR="001120DE" w:rsidRDefault="001120D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0DE" w:rsidRDefault="001120DE" w:rsidP="00DE6FCB">
      <w:pPr>
        <w:spacing w:after="0" w:line="240" w:lineRule="auto"/>
      </w:pPr>
      <w:r>
        <w:separator/>
      </w:r>
    </w:p>
  </w:footnote>
  <w:footnote w:type="continuationSeparator" w:id="0">
    <w:p w:rsidR="001120DE" w:rsidRDefault="001120DE" w:rsidP="00DE6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76" o:spid="_x0000_s2078" type="#_x0000_t136" style="position:absolute;margin-left:0;margin-top:0;width:586.55pt;height:73.3pt;rotation:315;z-index:-251655168;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85" o:spid="_x0000_s2087" type="#_x0000_t136" style="position:absolute;margin-left:0;margin-top:0;width:586.55pt;height:73.3pt;rotation:315;z-index:-251636736;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86" o:spid="_x0000_s2088" type="#_x0000_t136" style="position:absolute;margin-left:0;margin-top:0;width:586.55pt;height:73.3pt;rotation:315;z-index:-251634688;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84" o:spid="_x0000_s2086" type="#_x0000_t136" style="position:absolute;margin-left:0;margin-top:0;width:586.55pt;height:73.3pt;rotation:315;z-index:-251638784;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rsidP="00D75C77">
    <w:pPr>
      <w:pStyle w:val="Header"/>
      <w:pBdr>
        <w:bottom w:val="double" w:sz="4" w:space="1"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77" o:spid="_x0000_s2079" type="#_x0000_t136" style="position:absolute;margin-left:0;margin-top:0;width:586.55pt;height:73.3pt;rotation:315;z-index:-251653120;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r>
      <w:t xml:space="preserve">Hoa Păng Xê </w:t>
    </w:r>
    <w:r>
      <w:tab/>
    </w:r>
    <w:r>
      <w:tab/>
      <w:t>Hoa Dã Qùy</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75" o:spid="_x0000_s2077" type="#_x0000_t136" style="position:absolute;margin-left:0;margin-top:0;width:586.55pt;height:73.3pt;rotation:315;z-index:-251657216;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79" o:spid="_x0000_s2081" type="#_x0000_t136" style="position:absolute;margin-left:0;margin-top:0;width:586.55pt;height:73.3pt;rotation:315;z-index:-251649024;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rsidP="00D75C77">
    <w:pPr>
      <w:pStyle w:val="Header"/>
      <w:pBdr>
        <w:bottom w:val="double" w:sz="4" w:space="1"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80" o:spid="_x0000_s2082" type="#_x0000_t136" style="position:absolute;margin-left:0;margin-top:0;width:586.55pt;height:73.3pt;rotation:315;z-index:-251646976;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r>
      <w:t xml:space="preserve">Hoa Bồ Công Anh </w:t>
    </w:r>
    <w:r>
      <w:tab/>
    </w:r>
    <w:r>
      <w:tab/>
      <w:t>Hoa Phượng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78" o:spid="_x0000_s2080" type="#_x0000_t136" style="position:absolute;margin-left:0;margin-top:0;width:586.55pt;height:73.3pt;rotation:315;z-index:-251651072;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82" o:spid="_x0000_s2084" type="#_x0000_t136" style="position:absolute;margin-left:0;margin-top:0;width:586.55pt;height:73.3pt;rotation:315;z-index:-251642880;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rsidP="00D75C77">
    <w:pPr>
      <w:pStyle w:val="Header"/>
      <w:pBdr>
        <w:bottom w:val="double" w:sz="4" w:space="1"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83" o:spid="_x0000_s2085" type="#_x0000_t136" style="position:absolute;margin-left:0;margin-top:0;width:586.55pt;height:73.3pt;rotation:315;z-index:-251640832;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r>
      <w:t>Hoa Phượng Tím</w:t>
    </w:r>
    <w:r>
      <w:tab/>
    </w:r>
    <w:r>
      <w:tab/>
      <w:t>Hoa Anh Đào</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DE" w:rsidRDefault="001120D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90881" o:spid="_x0000_s2083" type="#_x0000_t136" style="position:absolute;margin-left:0;margin-top:0;width:586.55pt;height:73.3pt;rotation:315;z-index:-251644928;mso-position-horizontal:center;mso-position-horizontal-relative:margin;mso-position-vertical:center;mso-position-vertical-relative:margin" o:allowincell="f" fillcolor="red" stroked="f">
          <v:fill opacity=".5"/>
          <v:textpath style="font-family:&quot;Times New Roman&quot;;font-size:1pt" string="CÁC LOẠI HOA ĐẸP"/>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040BE"/>
    <w:multiLevelType w:val="hybridMultilevel"/>
    <w:tmpl w:val="0F76648E"/>
    <w:lvl w:ilvl="0" w:tplc="62E6893A">
      <w:start w:val="1"/>
      <w:numFmt w:val="bullet"/>
      <w:lvlText w:val=""/>
      <w:lvlJc w:val="left"/>
      <w:pPr>
        <w:ind w:left="720" w:hanging="360"/>
      </w:pPr>
      <w:rPr>
        <w:rFonts w:ascii="Wingdings" w:hAnsi="Wingdings" w:hint="default"/>
        <w:color w:val="4F81BD" w:themeColor="accent1"/>
        <w:u w:color="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732302"/>
    <w:multiLevelType w:val="multilevel"/>
    <w:tmpl w:val="93C8DDB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0B87210"/>
    <w:multiLevelType w:val="hybridMultilevel"/>
    <w:tmpl w:val="386CE1C8"/>
    <w:lvl w:ilvl="0" w:tplc="62E6893A">
      <w:start w:val="1"/>
      <w:numFmt w:val="bullet"/>
      <w:lvlText w:val=""/>
      <w:lvlJc w:val="left"/>
      <w:pPr>
        <w:ind w:left="720" w:hanging="360"/>
      </w:pPr>
      <w:rPr>
        <w:rFonts w:ascii="Wingdings" w:hAnsi="Wingdings" w:hint="default"/>
        <w:color w:val="4F81BD" w:themeColor="accent1"/>
        <w:u w:color="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A84C07"/>
    <w:multiLevelType w:val="multilevel"/>
    <w:tmpl w:val="9C980CB2"/>
    <w:lvl w:ilvl="0">
      <w:start w:val="1"/>
      <w:numFmt w:val="decimal"/>
      <w:pStyle w:val="a1"/>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V">
    <w15:presenceInfo w15:providerId="None" w15:userId="S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ailMerge>
    <w:mainDocumentType w:val="formLetters"/>
    <w:linkToQuery/>
    <w:dataType w:val="native"/>
    <w:connectString w:val="Provider=Microsoft.ACE.OLEDB.12.0;User ID=Admin;Data Source=C:\Users\SV\Downloads\DULIEU\DanhSachThuMoi.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DanhSach$`"/>
    <w:dataSource r:id="rId1"/>
    <w:odso>
      <w:udl w:val="Provider=Microsoft.ACE.OLEDB.12.0;User ID=Admin;Data Source=C:\Users\SV\Downloads\DULIEU\DanhSachThuMoi.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DanhSach$"/>
      <w:src r:id="rId2"/>
      <w:colDelim w:val="9"/>
      <w:type w:val="database"/>
      <w:fHdr/>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odso>
  </w:mailMerge>
  <w:defaultTabStop w:val="720"/>
  <w:characterSpacingControl w:val="doNotCompress"/>
  <w:hdrShapeDefaults>
    <o:shapedefaults v:ext="edit" spidmax="208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B69"/>
    <w:rsid w:val="00054E30"/>
    <w:rsid w:val="000909D7"/>
    <w:rsid w:val="001120DE"/>
    <w:rsid w:val="001B464D"/>
    <w:rsid w:val="00222C0C"/>
    <w:rsid w:val="002B7CC1"/>
    <w:rsid w:val="0032717F"/>
    <w:rsid w:val="003A5B69"/>
    <w:rsid w:val="003E14D0"/>
    <w:rsid w:val="004566D8"/>
    <w:rsid w:val="00532E6D"/>
    <w:rsid w:val="005D4936"/>
    <w:rsid w:val="005F3A4C"/>
    <w:rsid w:val="00616BE9"/>
    <w:rsid w:val="0068576B"/>
    <w:rsid w:val="006E66BB"/>
    <w:rsid w:val="0088672A"/>
    <w:rsid w:val="00B85737"/>
    <w:rsid w:val="00BC6F4A"/>
    <w:rsid w:val="00C36606"/>
    <w:rsid w:val="00D75C77"/>
    <w:rsid w:val="00DE6FCB"/>
    <w:rsid w:val="00E11AD8"/>
    <w:rsid w:val="00E12DF1"/>
    <w:rsid w:val="00E53682"/>
    <w:rsid w:val="00EA2D8C"/>
    <w:rsid w:val="00F67434"/>
    <w:rsid w:val="00FE7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1"/>
    </o:shapelayout>
  </w:shapeDefaults>
  <w:decimalSymbol w:val="."/>
  <w:listSeparator w:val=","/>
  <w14:docId w14:val="47ADD6DC"/>
  <w15:docId w15:val="{A191CAB4-5C79-48EC-B968-6ADBFC806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6F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A5B69"/>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3A5B69"/>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5B69"/>
    <w:rPr>
      <w:rFonts w:eastAsia="Times New Roman" w:cs="Times New Roman"/>
      <w:b/>
      <w:bCs/>
      <w:sz w:val="36"/>
      <w:szCs w:val="36"/>
    </w:rPr>
  </w:style>
  <w:style w:type="character" w:customStyle="1" w:styleId="Heading3Char">
    <w:name w:val="Heading 3 Char"/>
    <w:basedOn w:val="DefaultParagraphFont"/>
    <w:link w:val="Heading3"/>
    <w:uiPriority w:val="9"/>
    <w:rsid w:val="003A5B69"/>
    <w:rPr>
      <w:rFonts w:eastAsia="Times New Roman" w:cs="Times New Roman"/>
      <w:b/>
      <w:bCs/>
      <w:sz w:val="27"/>
      <w:szCs w:val="27"/>
    </w:rPr>
  </w:style>
  <w:style w:type="character" w:styleId="Strong">
    <w:name w:val="Strong"/>
    <w:basedOn w:val="DefaultParagraphFont"/>
    <w:uiPriority w:val="22"/>
    <w:qFormat/>
    <w:rsid w:val="003A5B69"/>
    <w:rPr>
      <w:b/>
      <w:bCs/>
    </w:rPr>
  </w:style>
  <w:style w:type="paragraph" w:styleId="NormalWeb">
    <w:name w:val="Normal (Web)"/>
    <w:basedOn w:val="Normal"/>
    <w:uiPriority w:val="99"/>
    <w:semiHidden/>
    <w:unhideWhenUsed/>
    <w:rsid w:val="003A5B69"/>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3A5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B69"/>
    <w:rPr>
      <w:rFonts w:ascii="Tahoma" w:hAnsi="Tahoma" w:cs="Tahoma"/>
      <w:sz w:val="16"/>
      <w:szCs w:val="16"/>
    </w:rPr>
  </w:style>
  <w:style w:type="character" w:customStyle="1" w:styleId="Heading1Char">
    <w:name w:val="Heading 1 Char"/>
    <w:basedOn w:val="DefaultParagraphFont"/>
    <w:link w:val="Heading1"/>
    <w:uiPriority w:val="9"/>
    <w:rsid w:val="00BC6F4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C6F4A"/>
    <w:rPr>
      <w:color w:val="0000FF"/>
      <w:u w:val="single"/>
    </w:rPr>
  </w:style>
  <w:style w:type="paragraph" w:customStyle="1" w:styleId="wp-caption-text">
    <w:name w:val="wp-caption-text"/>
    <w:basedOn w:val="Normal"/>
    <w:rsid w:val="00BC6F4A"/>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DE6F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FCB"/>
  </w:style>
  <w:style w:type="paragraph" w:styleId="Footer">
    <w:name w:val="footer"/>
    <w:basedOn w:val="Normal"/>
    <w:link w:val="FooterChar"/>
    <w:uiPriority w:val="99"/>
    <w:unhideWhenUsed/>
    <w:rsid w:val="00DE6F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FCB"/>
  </w:style>
  <w:style w:type="paragraph" w:customStyle="1" w:styleId="a1">
    <w:name w:val="a1"/>
    <w:basedOn w:val="Normal"/>
    <w:link w:val="a1Char"/>
    <w:autoRedefine/>
    <w:qFormat/>
    <w:rsid w:val="00E12DF1"/>
    <w:pPr>
      <w:numPr>
        <w:numId w:val="3"/>
      </w:numPr>
      <w:shd w:val="clear" w:color="auto" w:fill="FFFFFF"/>
      <w:spacing w:after="270"/>
      <w:jc w:val="both"/>
      <w:outlineLvl w:val="0"/>
    </w:pPr>
    <w:rPr>
      <w:rFonts w:ascii="Tahoma" w:eastAsia="Times New Roman" w:hAnsi="Tahoma" w:cs="Tahoma"/>
      <w:b/>
      <w:bCs/>
      <w:color w:val="FF0000"/>
      <w:szCs w:val="26"/>
    </w:rPr>
  </w:style>
  <w:style w:type="paragraph" w:styleId="FootnoteText">
    <w:name w:val="footnote text"/>
    <w:basedOn w:val="Normal"/>
    <w:link w:val="FootnoteTextChar"/>
    <w:uiPriority w:val="99"/>
    <w:semiHidden/>
    <w:unhideWhenUsed/>
    <w:rsid w:val="00532E6D"/>
    <w:pPr>
      <w:spacing w:after="0" w:line="240" w:lineRule="auto"/>
    </w:pPr>
    <w:rPr>
      <w:sz w:val="20"/>
      <w:szCs w:val="20"/>
    </w:rPr>
  </w:style>
  <w:style w:type="character" w:customStyle="1" w:styleId="a1Char">
    <w:name w:val="a1 Char"/>
    <w:basedOn w:val="DefaultParagraphFont"/>
    <w:link w:val="a1"/>
    <w:rsid w:val="00E12DF1"/>
    <w:rPr>
      <w:rFonts w:ascii="Tahoma" w:eastAsia="Times New Roman" w:hAnsi="Tahoma" w:cs="Tahoma"/>
      <w:b/>
      <w:bCs/>
      <w:color w:val="FF0000"/>
      <w:szCs w:val="26"/>
      <w:shd w:val="clear" w:color="auto" w:fill="FFFFFF"/>
    </w:rPr>
  </w:style>
  <w:style w:type="character" w:customStyle="1" w:styleId="FootnoteTextChar">
    <w:name w:val="Footnote Text Char"/>
    <w:basedOn w:val="DefaultParagraphFont"/>
    <w:link w:val="FootnoteText"/>
    <w:uiPriority w:val="99"/>
    <w:semiHidden/>
    <w:rsid w:val="00532E6D"/>
    <w:rPr>
      <w:sz w:val="20"/>
      <w:szCs w:val="20"/>
    </w:rPr>
  </w:style>
  <w:style w:type="character" w:styleId="FootnoteReference">
    <w:name w:val="footnote reference"/>
    <w:basedOn w:val="DefaultParagraphFont"/>
    <w:uiPriority w:val="99"/>
    <w:semiHidden/>
    <w:unhideWhenUsed/>
    <w:rsid w:val="00532E6D"/>
    <w:rPr>
      <w:vertAlign w:val="superscript"/>
    </w:rPr>
  </w:style>
  <w:style w:type="paragraph" w:styleId="TOCHeading">
    <w:name w:val="TOC Heading"/>
    <w:basedOn w:val="Heading1"/>
    <w:next w:val="Normal"/>
    <w:uiPriority w:val="39"/>
    <w:unhideWhenUsed/>
    <w:qFormat/>
    <w:rsid w:val="00532E6D"/>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532E6D"/>
    <w:pPr>
      <w:spacing w:after="100"/>
    </w:pPr>
  </w:style>
  <w:style w:type="paragraph" w:styleId="Caption">
    <w:name w:val="caption"/>
    <w:basedOn w:val="Normal"/>
    <w:next w:val="Normal"/>
    <w:uiPriority w:val="35"/>
    <w:unhideWhenUsed/>
    <w:qFormat/>
    <w:rsid w:val="0068576B"/>
    <w:pPr>
      <w:spacing w:line="240" w:lineRule="auto"/>
    </w:pPr>
    <w:rPr>
      <w:i/>
      <w:iCs/>
      <w:color w:val="1F497D" w:themeColor="text2"/>
      <w:sz w:val="18"/>
      <w:szCs w:val="18"/>
    </w:rPr>
  </w:style>
  <w:style w:type="paragraph" w:styleId="ListParagraph">
    <w:name w:val="List Paragraph"/>
    <w:basedOn w:val="Normal"/>
    <w:uiPriority w:val="34"/>
    <w:qFormat/>
    <w:rsid w:val="0068576B"/>
    <w:pPr>
      <w:ind w:left="720"/>
      <w:contextualSpacing/>
    </w:pPr>
  </w:style>
  <w:style w:type="paragraph" w:styleId="TableofFigures">
    <w:name w:val="table of figures"/>
    <w:basedOn w:val="Normal"/>
    <w:next w:val="Normal"/>
    <w:uiPriority w:val="99"/>
    <w:unhideWhenUsed/>
    <w:rsid w:val="005D49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53156">
      <w:bodyDiv w:val="1"/>
      <w:marLeft w:val="0"/>
      <w:marRight w:val="0"/>
      <w:marTop w:val="0"/>
      <w:marBottom w:val="0"/>
      <w:divBdr>
        <w:top w:val="none" w:sz="0" w:space="0" w:color="auto"/>
        <w:left w:val="none" w:sz="0" w:space="0" w:color="auto"/>
        <w:bottom w:val="none" w:sz="0" w:space="0" w:color="auto"/>
        <w:right w:val="none" w:sz="0" w:space="0" w:color="auto"/>
      </w:divBdr>
      <w:divsChild>
        <w:div w:id="383406093">
          <w:blockQuote w:val="1"/>
          <w:marLeft w:val="0"/>
          <w:marRight w:val="0"/>
          <w:marTop w:val="0"/>
          <w:marBottom w:val="300"/>
          <w:divBdr>
            <w:top w:val="none" w:sz="0" w:space="0" w:color="auto"/>
            <w:left w:val="single" w:sz="36" w:space="11" w:color="EEEEEE"/>
            <w:bottom w:val="none" w:sz="0" w:space="0" w:color="auto"/>
            <w:right w:val="none" w:sz="0" w:space="0" w:color="auto"/>
          </w:divBdr>
        </w:div>
        <w:div w:id="544759372">
          <w:marLeft w:val="0"/>
          <w:marRight w:val="0"/>
          <w:marTop w:val="105"/>
          <w:marBottom w:val="105"/>
          <w:divBdr>
            <w:top w:val="none" w:sz="0" w:space="0" w:color="auto"/>
            <w:left w:val="none" w:sz="0" w:space="0" w:color="auto"/>
            <w:bottom w:val="none" w:sz="0" w:space="0" w:color="auto"/>
            <w:right w:val="none" w:sz="0" w:space="0" w:color="auto"/>
          </w:divBdr>
        </w:div>
        <w:div w:id="626014529">
          <w:marLeft w:val="0"/>
          <w:marRight w:val="0"/>
          <w:marTop w:val="105"/>
          <w:marBottom w:val="105"/>
          <w:divBdr>
            <w:top w:val="none" w:sz="0" w:space="0" w:color="auto"/>
            <w:left w:val="none" w:sz="0" w:space="0" w:color="auto"/>
            <w:bottom w:val="none" w:sz="0" w:space="0" w:color="auto"/>
            <w:right w:val="none" w:sz="0" w:space="0" w:color="auto"/>
          </w:divBdr>
        </w:div>
        <w:div w:id="281227181">
          <w:blockQuote w:val="1"/>
          <w:marLeft w:val="0"/>
          <w:marRight w:val="0"/>
          <w:marTop w:val="0"/>
          <w:marBottom w:val="300"/>
          <w:divBdr>
            <w:top w:val="none" w:sz="0" w:space="0" w:color="auto"/>
            <w:left w:val="single" w:sz="36" w:space="11" w:color="EEEEEE"/>
            <w:bottom w:val="none" w:sz="0" w:space="0" w:color="auto"/>
            <w:right w:val="none" w:sz="0" w:space="0" w:color="auto"/>
          </w:divBdr>
        </w:div>
        <w:div w:id="446974150">
          <w:marLeft w:val="0"/>
          <w:marRight w:val="0"/>
          <w:marTop w:val="105"/>
          <w:marBottom w:val="105"/>
          <w:divBdr>
            <w:top w:val="none" w:sz="0" w:space="0" w:color="auto"/>
            <w:left w:val="none" w:sz="0" w:space="0" w:color="auto"/>
            <w:bottom w:val="none" w:sz="0" w:space="0" w:color="auto"/>
            <w:right w:val="none" w:sz="0" w:space="0" w:color="auto"/>
          </w:divBdr>
        </w:div>
        <w:div w:id="1924535221">
          <w:marLeft w:val="0"/>
          <w:marRight w:val="0"/>
          <w:marTop w:val="105"/>
          <w:marBottom w:val="105"/>
          <w:divBdr>
            <w:top w:val="none" w:sz="0" w:space="0" w:color="auto"/>
            <w:left w:val="none" w:sz="0" w:space="0" w:color="auto"/>
            <w:bottom w:val="none" w:sz="0" w:space="0" w:color="auto"/>
            <w:right w:val="none" w:sz="0" w:space="0" w:color="auto"/>
          </w:divBdr>
        </w:div>
        <w:div w:id="662856393">
          <w:blockQuote w:val="1"/>
          <w:marLeft w:val="0"/>
          <w:marRight w:val="0"/>
          <w:marTop w:val="0"/>
          <w:marBottom w:val="300"/>
          <w:divBdr>
            <w:top w:val="none" w:sz="0" w:space="0" w:color="auto"/>
            <w:left w:val="single" w:sz="36" w:space="11" w:color="EEEEEE"/>
            <w:bottom w:val="none" w:sz="0" w:space="0" w:color="auto"/>
            <w:right w:val="none" w:sz="0" w:space="0" w:color="auto"/>
          </w:divBdr>
        </w:div>
        <w:div w:id="1347445837">
          <w:marLeft w:val="0"/>
          <w:marRight w:val="0"/>
          <w:marTop w:val="105"/>
          <w:marBottom w:val="105"/>
          <w:divBdr>
            <w:top w:val="none" w:sz="0" w:space="0" w:color="auto"/>
            <w:left w:val="none" w:sz="0" w:space="0" w:color="auto"/>
            <w:bottom w:val="none" w:sz="0" w:space="0" w:color="auto"/>
            <w:right w:val="none" w:sz="0" w:space="0" w:color="auto"/>
          </w:divBdr>
        </w:div>
        <w:div w:id="1909723284">
          <w:marLeft w:val="0"/>
          <w:marRight w:val="0"/>
          <w:marTop w:val="105"/>
          <w:marBottom w:val="105"/>
          <w:divBdr>
            <w:top w:val="none" w:sz="0" w:space="0" w:color="auto"/>
            <w:left w:val="none" w:sz="0" w:space="0" w:color="auto"/>
            <w:bottom w:val="none" w:sz="0" w:space="0" w:color="auto"/>
            <w:right w:val="none" w:sz="0" w:space="0" w:color="auto"/>
          </w:divBdr>
        </w:div>
      </w:divsChild>
    </w:div>
    <w:div w:id="1081030069">
      <w:bodyDiv w:val="1"/>
      <w:marLeft w:val="0"/>
      <w:marRight w:val="0"/>
      <w:marTop w:val="0"/>
      <w:marBottom w:val="0"/>
      <w:divBdr>
        <w:top w:val="none" w:sz="0" w:space="0" w:color="auto"/>
        <w:left w:val="none" w:sz="0" w:space="0" w:color="auto"/>
        <w:bottom w:val="none" w:sz="0" w:space="0" w:color="auto"/>
        <w:right w:val="none" w:sz="0" w:space="0" w:color="auto"/>
      </w:divBdr>
      <w:divsChild>
        <w:div w:id="2032681016">
          <w:blockQuote w:val="1"/>
          <w:marLeft w:val="0"/>
          <w:marRight w:val="0"/>
          <w:marTop w:val="0"/>
          <w:marBottom w:val="300"/>
          <w:divBdr>
            <w:top w:val="none" w:sz="0" w:space="11" w:color="auto"/>
            <w:left w:val="single" w:sz="48" w:space="31" w:color="58257B"/>
            <w:bottom w:val="none" w:sz="0" w:space="11" w:color="auto"/>
            <w:right w:val="single" w:sz="12" w:space="15" w:color="58257B"/>
          </w:divBdr>
        </w:div>
      </w:divsChild>
    </w:div>
    <w:div w:id="175920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9.xml"/><Relationship Id="rId21" Type="http://schemas.openxmlformats.org/officeDocument/2006/relationships/image" Target="media/image4.pn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dulichdalat365.com/cac-loai-hoa-dep-o-da-lat" TargetMode="External"/><Relationship Id="rId29" Type="http://schemas.openxmlformats.org/officeDocument/2006/relationships/hyperlink" Target="file:///C:\Users\SV\AppData\Local\Temp\Rar$DIa12968.28651\DL_Wor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hyperlink" Target="file:///C:\Users\SV\AppData\Local\Temp\Rar$DIa12968.28651\DL_Word.docx"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file:///C:\Users\SV\AppData\Local\Temp\Rar$DIa12968.28651\DL_Word.docx"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file:///C:\Users\SV\AppData\Local\Temp\Rar$DIa12968.28651\DL_Word.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file:///C:\Users\SV\AppData\Local\Temp\Rar$DIa12968.28651\DL_Word.docx" TargetMode="External"/><Relationship Id="rId30" Type="http://schemas.openxmlformats.org/officeDocument/2006/relationships/hyperlink" Target="file:///C:\Users\SV\AppData\Local\Temp\Rar$DIa12968.28651\DL_Word.docx" TargetMode="External"/><Relationship Id="rId35" Type="http://schemas.openxmlformats.org/officeDocument/2006/relationships/header" Target="header12.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2" Type="http://schemas.openxmlformats.org/officeDocument/2006/relationships/mailMergeSource" Target="file:///C:\Users\SV\Downloads\DULIEU\DanhSachThuMoi.xlsx" TargetMode="External"/><Relationship Id="rId1" Type="http://schemas.openxmlformats.org/officeDocument/2006/relationships/mailMergeSource" Target="file:///C:\Users\SV\Downloads\DULIEU\DanhSachThuMoi.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8B882-EB29-4056-B79C-506D7C99E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584</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dc:creator>
  <cp:lastModifiedBy>SV</cp:lastModifiedBy>
  <cp:revision>4</cp:revision>
  <dcterms:created xsi:type="dcterms:W3CDTF">2024-01-04T03:56:00Z</dcterms:created>
  <dcterms:modified xsi:type="dcterms:W3CDTF">2024-01-04T04:25:00Z</dcterms:modified>
</cp:coreProperties>
</file>